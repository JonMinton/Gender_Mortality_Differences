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71B508" w14:textId="77777777" w:rsidR="00EE09A2" w:rsidRDefault="00FE26FD">
      <w:pPr>
        <w:pStyle w:val="Pardfaut"/>
        <w:rPr>
          <w:rFonts w:eastAsia="Helvetica" w:hAnsi="Helvetica" w:cs="Helvetica"/>
        </w:rPr>
      </w:pPr>
      <w:r>
        <w:rPr>
          <w:rFonts w:ascii="Times Roman"/>
          <w:b/>
          <w:bCs/>
        </w:rPr>
        <w:t>Sex differences in life expectancy: not a thing of the past</w:t>
      </w:r>
    </w:p>
    <w:p w14:paraId="473AAE0D" w14:textId="77777777" w:rsidR="00EE09A2" w:rsidRDefault="00EE09A2">
      <w:pPr>
        <w:pStyle w:val="Pardfaut"/>
        <w:rPr>
          <w:rFonts w:ascii="Times Roman" w:eastAsia="Times Roman" w:hAnsi="Times Roman" w:cs="Times Roman"/>
        </w:rPr>
      </w:pPr>
    </w:p>
    <w:p w14:paraId="313400C4" w14:textId="77777777" w:rsidR="00EE09A2" w:rsidRDefault="00FE26FD">
      <w:pPr>
        <w:pStyle w:val="Pardfaut"/>
        <w:rPr>
          <w:rFonts w:ascii="Times Roman" w:eastAsia="Times Roman" w:hAnsi="Times Roman" w:cs="Times Roman"/>
        </w:rPr>
      </w:pPr>
      <w:r>
        <w:rPr>
          <w:rFonts w:ascii="Times Roman"/>
        </w:rPr>
        <w:t>It is widely accepted that women, on average, live longer than men. At various stages over the life-course, women now have the edge. Male infant mortality rates are</w:t>
      </w:r>
      <w:ins w:id="0" w:author="Danny Dorling" w:date="2014-08-11T19:00:00Z">
        <w:r>
          <w:rPr>
            <w:rFonts w:ascii="Times Roman"/>
          </w:rPr>
          <w:t xml:space="preserve"> thought to have always been</w:t>
        </w:r>
      </w:ins>
      <w:r>
        <w:rPr>
          <w:rFonts w:ascii="Times Roman"/>
        </w:rPr>
        <w:t xml:space="preserve"> higher than female infant </w:t>
      </w:r>
      <w:r>
        <w:rPr>
          <w:rFonts w:ascii="Times Roman"/>
        </w:rPr>
        <w:t>mortality rates</w:t>
      </w:r>
      <w:ins w:id="1" w:author="Danny Dorling" w:date="2014-08-11T19:00:00Z">
        <w:r>
          <w:rPr>
            <w:rFonts w:ascii="Times Roman"/>
          </w:rPr>
          <w:t>, but until childbirth became safer more women than men usually died in their twenties and perhaps earlier</w:t>
        </w:r>
      </w:ins>
      <w:proofErr w:type="gramStart"/>
      <w:r>
        <w:rPr>
          <w:rFonts w:ascii="Times Roman"/>
        </w:rPr>
        <w:t>.[</w:t>
      </w:r>
      <w:proofErr w:type="gramEnd"/>
      <w:r>
        <w:rPr>
          <w:rFonts w:ascii="Times Roman"/>
          <w:color w:val="69A84E"/>
        </w:rPr>
        <w:t>REFS, FACTS</w:t>
      </w:r>
      <w:r>
        <w:rPr>
          <w:rFonts w:ascii="Times Roman"/>
        </w:rPr>
        <w:t xml:space="preserve">]. </w:t>
      </w:r>
    </w:p>
    <w:p w14:paraId="330E2317" w14:textId="77777777" w:rsidR="00EE09A2" w:rsidRDefault="00EE09A2">
      <w:pPr>
        <w:pStyle w:val="Pardfaut"/>
        <w:rPr>
          <w:rFonts w:ascii="Times Roman" w:eastAsia="Times Roman" w:hAnsi="Times Roman" w:cs="Times Roman"/>
        </w:rPr>
      </w:pPr>
    </w:p>
    <w:p w14:paraId="4064F290" w14:textId="77777777" w:rsidR="00EE09A2" w:rsidRDefault="00FE26FD">
      <w:pPr>
        <w:pStyle w:val="Pardfaut"/>
        <w:rPr>
          <w:rFonts w:eastAsia="Helvetica" w:hAnsi="Helvetica" w:cs="Helvetica"/>
        </w:rPr>
      </w:pPr>
      <w:ins w:id="2" w:author="Danny Dorling" w:date="2014-08-11T19:00:00Z">
        <w:r>
          <w:rPr>
            <w:rFonts w:ascii="Times Roman"/>
          </w:rPr>
          <w:t>Today c</w:t>
        </w:r>
      </w:ins>
      <w:del w:id="3" w:author="Danny Dorling" w:date="2014-08-11T19:00:00Z">
        <w:r w:rsidDel="00FE26FD">
          <w:rPr>
            <w:rFonts w:ascii="Times Roman"/>
          </w:rPr>
          <w:delText>C</w:delText>
        </w:r>
      </w:del>
      <w:r>
        <w:rPr>
          <w:rFonts w:ascii="Times Roman"/>
        </w:rPr>
        <w:t xml:space="preserve">oming of age, reaching adulthood and leaving the protection (or confines) of parents or carers, confers more of an additional mortality risk for males than for females. </w:t>
      </w:r>
      <w:r>
        <w:rPr>
          <w:rFonts w:ascii="Times Roman"/>
          <w:color w:val="69A84E"/>
          <w:lang w:val="fr-FR"/>
        </w:rPr>
        <w:t>[</w:t>
      </w:r>
      <w:proofErr w:type="spellStart"/>
      <w:r>
        <w:rPr>
          <w:rFonts w:ascii="Times Roman"/>
          <w:color w:val="69A84E"/>
          <w:lang w:val="fr-FR"/>
        </w:rPr>
        <w:t>Minton</w:t>
      </w:r>
      <w:proofErr w:type="spellEnd"/>
      <w:r>
        <w:rPr>
          <w:rFonts w:ascii="Times Roman"/>
          <w:color w:val="69A84E"/>
          <w:lang w:val="fr-FR"/>
        </w:rPr>
        <w:t xml:space="preserve"> et al 2013, 2014]</w:t>
      </w:r>
      <w:r>
        <w:rPr>
          <w:rFonts w:ascii="Times Roman"/>
          <w:color w:val="69A84E"/>
        </w:rPr>
        <w:t xml:space="preserve"> </w:t>
      </w:r>
      <w:r>
        <w:rPr>
          <w:rFonts w:ascii="Times Roman"/>
        </w:rPr>
        <w:t xml:space="preserve">Males </w:t>
      </w:r>
      <w:del w:id="4" w:author="Danny Dorling" w:date="2014-08-11T19:01:00Z">
        <w:r w:rsidDel="00FE26FD">
          <w:rPr>
            <w:rFonts w:ascii="Times Roman"/>
          </w:rPr>
          <w:delText xml:space="preserve">then </w:delText>
        </w:r>
      </w:del>
      <w:ins w:id="5" w:author="Danny Dorling" w:date="2014-08-11T19:01:00Z">
        <w:r>
          <w:rPr>
            <w:rFonts w:ascii="Times Roman"/>
          </w:rPr>
          <w:t>now</w:t>
        </w:r>
        <w:r>
          <w:rPr>
            <w:rFonts w:ascii="Times Roman"/>
          </w:rPr>
          <w:t xml:space="preserve"> </w:t>
        </w:r>
      </w:ins>
      <w:r>
        <w:rPr>
          <w:rFonts w:ascii="Times Roman"/>
        </w:rPr>
        <w:t>'age' both soone</w:t>
      </w:r>
      <w:r>
        <w:rPr>
          <w:rFonts w:ascii="Times Roman"/>
        </w:rPr>
        <w:t>r and faster than females. [</w:t>
      </w:r>
      <w:r>
        <w:rPr>
          <w:rFonts w:ascii="Times Roman"/>
          <w:color w:val="69A84E"/>
        </w:rPr>
        <w:t>Include Subsection later showing this with bathtub curves</w:t>
      </w:r>
      <w:r>
        <w:rPr>
          <w:rFonts w:ascii="Times Roman"/>
        </w:rPr>
        <w:t xml:space="preserve">]. Until recently in all of the world women were at a greater risk of death during child-rearing ages than men. Now there are only a handful of countries where women die, </w:t>
      </w:r>
      <w:r>
        <w:rPr>
          <w:rFonts w:ascii="Times Roman"/>
        </w:rPr>
        <w:t>on average, earlier than men, but maternal mortality remains a major, if declining, killer worldwide.</w:t>
      </w:r>
    </w:p>
    <w:p w14:paraId="7BBA438B" w14:textId="77777777" w:rsidR="00EE09A2" w:rsidRDefault="00EE09A2">
      <w:pPr>
        <w:pStyle w:val="Pardfaut"/>
        <w:rPr>
          <w:rFonts w:ascii="Times Roman" w:eastAsia="Times Roman" w:hAnsi="Times Roman" w:cs="Times Roman"/>
        </w:rPr>
      </w:pPr>
    </w:p>
    <w:p w14:paraId="33BE2568" w14:textId="77777777" w:rsidR="00EE09A2" w:rsidRDefault="00FE26FD">
      <w:pPr>
        <w:pStyle w:val="Pardfaut"/>
        <w:rPr>
          <w:rFonts w:eastAsia="Helvetica" w:hAnsi="Helvetica" w:cs="Helvetica"/>
        </w:rPr>
      </w:pPr>
      <w:del w:id="6" w:author="Danny Dorling" w:date="2014-08-11T19:01:00Z">
        <w:r w:rsidDel="00FE26FD">
          <w:rPr>
            <w:rFonts w:ascii="Times Roman"/>
          </w:rPr>
          <w:delText>G</w:delText>
        </w:r>
        <w:r w:rsidDel="00FE26FD">
          <w:rPr>
            <w:rFonts w:ascii="Times Roman"/>
          </w:rPr>
          <w:delText>i</w:delText>
        </w:r>
        <w:r w:rsidDel="00FE26FD">
          <w:rPr>
            <w:rFonts w:ascii="Times Roman"/>
          </w:rPr>
          <w:delText>v</w:delText>
        </w:r>
        <w:r w:rsidDel="00FE26FD">
          <w:rPr>
            <w:rFonts w:ascii="Times Roman"/>
          </w:rPr>
          <w:delText>e</w:delText>
        </w:r>
        <w:r w:rsidDel="00FE26FD">
          <w:rPr>
            <w:rFonts w:ascii="Times Roman"/>
          </w:rPr>
          <w:delText>n</w:delText>
        </w:r>
        <w:r w:rsidDel="00FE26FD">
          <w:rPr>
            <w:rFonts w:ascii="Times Roman"/>
          </w:rPr>
          <w:delText xml:space="preserve"> </w:delText>
        </w:r>
        <w:r w:rsidDel="00FE26FD">
          <w:rPr>
            <w:rFonts w:ascii="Times Roman"/>
          </w:rPr>
          <w:delText>a</w:delText>
        </w:r>
        <w:r w:rsidDel="00FE26FD">
          <w:rPr>
            <w:rFonts w:ascii="Times Roman"/>
          </w:rPr>
          <w:delText>l</w:delText>
        </w:r>
        <w:r w:rsidDel="00FE26FD">
          <w:rPr>
            <w:rFonts w:ascii="Times Roman"/>
          </w:rPr>
          <w:delText>l</w:delText>
        </w:r>
        <w:r w:rsidDel="00FE26FD">
          <w:rPr>
            <w:rFonts w:ascii="Times Roman"/>
          </w:rPr>
          <w:delText xml:space="preserve"> </w:delText>
        </w:r>
        <w:r w:rsidDel="00FE26FD">
          <w:rPr>
            <w:rFonts w:ascii="Times Roman"/>
          </w:rPr>
          <w:delText>t</w:delText>
        </w:r>
        <w:r w:rsidDel="00FE26FD">
          <w:rPr>
            <w:rFonts w:ascii="Times Roman"/>
          </w:rPr>
          <w:delText>h</w:delText>
        </w:r>
        <w:r w:rsidDel="00FE26FD">
          <w:rPr>
            <w:rFonts w:ascii="Times Roman"/>
          </w:rPr>
          <w:delText>i</w:delText>
        </w:r>
        <w:r w:rsidDel="00FE26FD">
          <w:rPr>
            <w:rFonts w:ascii="Times Roman"/>
          </w:rPr>
          <w:delText>s</w:delText>
        </w:r>
      </w:del>
      <w:ins w:id="7" w:author="Danny Dorling" w:date="2014-08-11T19:02:00Z">
        <w:r>
          <w:rPr>
            <w:rFonts w:ascii="Times Roman"/>
          </w:rPr>
          <w:t>If trends over the last century are ignored</w:t>
        </w:r>
      </w:ins>
      <w:del w:id="8" w:author="Danny Dorling" w:date="2014-08-11T19:02:00Z">
        <w:r w:rsidDel="00FE26FD">
          <w:rPr>
            <w:rFonts w:ascii="Times Roman"/>
          </w:rPr>
          <w:delText>,</w:delText>
        </w:r>
      </w:del>
      <w:r>
        <w:rPr>
          <w:rFonts w:ascii="Times Roman"/>
        </w:rPr>
        <w:t xml:space="preserve"> it is easy to think of current sex differences in mortality as simply a product of innate biological differences. This paper aims to chal</w:t>
      </w:r>
      <w:r>
        <w:rPr>
          <w:rFonts w:ascii="Times Roman"/>
        </w:rPr>
        <w:t xml:space="preserve">lenge that </w:t>
      </w:r>
      <w:proofErr w:type="gramStart"/>
      <w:r>
        <w:rPr>
          <w:rFonts w:ascii="Times Roman"/>
        </w:rPr>
        <w:t>perspective,</w:t>
      </w:r>
      <w:proofErr w:type="gramEnd"/>
      <w:r>
        <w:rPr>
          <w:rFonts w:ascii="Times Roman"/>
        </w:rPr>
        <w:t xml:space="preserve"> by showing that age-specific mortality differences between males and females have varied across time, and vary between countries. Although it is true that </w:t>
      </w:r>
      <w:ins w:id="9" w:author="Danny Dorling" w:date="2014-08-11T19:03:00Z">
        <w:r>
          <w:rPr>
            <w:rFonts w:ascii="Times Roman"/>
          </w:rPr>
          <w:t xml:space="preserve">everywhere </w:t>
        </w:r>
      </w:ins>
      <w:r>
        <w:rPr>
          <w:rFonts w:ascii="Times Roman"/>
        </w:rPr>
        <w:t>males tend to have higher mortality risks than females at infancy, at early a</w:t>
      </w:r>
      <w:r>
        <w:rPr>
          <w:rFonts w:ascii="Times Roman"/>
        </w:rPr>
        <w:t>dulthood, and in older years, there have been substantial variations in the magnitude of these differences over time and between nations.</w:t>
      </w:r>
      <w:r>
        <w:rPr>
          <w:rFonts w:hAnsi="Times Roman"/>
        </w:rPr>
        <w:t> </w:t>
      </w:r>
    </w:p>
    <w:p w14:paraId="20ADCEA4" w14:textId="77777777" w:rsidR="00EE09A2" w:rsidRDefault="00EE09A2">
      <w:pPr>
        <w:pStyle w:val="Pardfaut"/>
        <w:rPr>
          <w:rFonts w:ascii="Times Roman" w:eastAsia="Times Roman" w:hAnsi="Times Roman" w:cs="Times Roman"/>
        </w:rPr>
      </w:pPr>
    </w:p>
    <w:p w14:paraId="46DD2479" w14:textId="77777777" w:rsidR="00EE09A2" w:rsidRDefault="00FE26FD">
      <w:pPr>
        <w:pStyle w:val="Pardfaut"/>
        <w:rPr>
          <w:rFonts w:eastAsia="Helvetica" w:hAnsi="Helvetica" w:cs="Helvetica"/>
        </w:rPr>
      </w:pPr>
      <w:r>
        <w:rPr>
          <w:rFonts w:ascii="Times Roman"/>
        </w:rPr>
        <w:t>...</w:t>
      </w:r>
      <w:proofErr w:type="spellStart"/>
      <w:r>
        <w:rPr>
          <w:rFonts w:ascii="Times Roman"/>
        </w:rPr>
        <w:t>Luy</w:t>
      </w:r>
      <w:proofErr w:type="spellEnd"/>
      <w:r>
        <w:rPr>
          <w:rFonts w:ascii="Times Roman"/>
        </w:rPr>
        <w:t xml:space="preserve"> 2013: seems to come from higher risk behaviours among </w:t>
      </w:r>
      <w:proofErr w:type="gramStart"/>
      <w:r>
        <w:rPr>
          <w:rFonts w:ascii="Times Roman"/>
        </w:rPr>
        <w:t>men</w:t>
      </w:r>
      <w:r>
        <w:rPr>
          <w:rFonts w:ascii="Times Roman"/>
          <w:sz w:val="18"/>
          <w:szCs w:val="18"/>
          <w:vertAlign w:val="superscript"/>
        </w:rPr>
        <w:t>2</w:t>
      </w:r>
      <w:r>
        <w:rPr>
          <w:rFonts w:hAnsi="Times Roman"/>
          <w:sz w:val="18"/>
          <w:szCs w:val="18"/>
          <w:vertAlign w:val="superscript"/>
        </w:rPr>
        <w:t> </w:t>
      </w:r>
      <w:r>
        <w:rPr>
          <w:rFonts w:ascii="Times Roman"/>
          <w:sz w:val="18"/>
          <w:szCs w:val="18"/>
        </w:rPr>
        <w:t xml:space="preserve"> </w:t>
      </w:r>
      <w:r>
        <w:rPr>
          <w:rFonts w:ascii="Times Roman"/>
        </w:rPr>
        <w:t>or</w:t>
      </w:r>
      <w:proofErr w:type="gramEnd"/>
      <w:r>
        <w:rPr>
          <w:rFonts w:ascii="Times Roman"/>
        </w:rPr>
        <w:t xml:space="preserve"> from lower risk behaviours among women commens</w:t>
      </w:r>
      <w:r>
        <w:rPr>
          <w:rFonts w:ascii="Times Roman"/>
        </w:rPr>
        <w:t>urate with the biological advantage to children of not losing a mother while young.</w:t>
      </w:r>
      <w:r>
        <w:rPr>
          <w:rFonts w:hAnsi="Times Roman"/>
        </w:rPr>
        <w:t> </w:t>
      </w:r>
    </w:p>
    <w:p w14:paraId="2CCD06F5" w14:textId="77777777" w:rsidR="00EE09A2" w:rsidRDefault="00EE09A2">
      <w:pPr>
        <w:pStyle w:val="Pardfaut"/>
        <w:rPr>
          <w:rFonts w:ascii="Times Roman" w:eastAsia="Times Roman" w:hAnsi="Times Roman" w:cs="Times Roman"/>
        </w:rPr>
      </w:pPr>
    </w:p>
    <w:p w14:paraId="5090A60A" w14:textId="77777777" w:rsidR="00EE09A2" w:rsidRDefault="00FE26FD">
      <w:pPr>
        <w:pStyle w:val="Pardfaut"/>
        <w:rPr>
          <w:rFonts w:eastAsia="Helvetica" w:hAnsi="Helvetica" w:cs="Helvetica"/>
        </w:rPr>
      </w:pPr>
      <w:r>
        <w:rPr>
          <w:rFonts w:ascii="Times Roman"/>
        </w:rPr>
        <w:t>...</w:t>
      </w:r>
      <w:proofErr w:type="spellStart"/>
      <w:r>
        <w:rPr>
          <w:rFonts w:ascii="Times Roman"/>
        </w:rPr>
        <w:t>Sz</w:t>
      </w:r>
      <w:r>
        <w:rPr>
          <w:rFonts w:hAnsi="Times Roman"/>
        </w:rPr>
        <w:t>é</w:t>
      </w:r>
      <w:r>
        <w:rPr>
          <w:rFonts w:ascii="Times Roman"/>
        </w:rPr>
        <w:t>kely</w:t>
      </w:r>
      <w:proofErr w:type="spellEnd"/>
      <w:r>
        <w:rPr>
          <w:rFonts w:ascii="Times Roman"/>
        </w:rPr>
        <w:t xml:space="preserve"> 2014:</w:t>
      </w:r>
      <w:r>
        <w:rPr>
          <w:rFonts w:hAnsi="Times Roman"/>
        </w:rPr>
        <w:t> </w:t>
      </w:r>
      <w:r>
        <w:rPr>
          <w:rFonts w:ascii="Times Roman"/>
        </w:rPr>
        <w:t xml:space="preserve">Maybe say something about other animals: I particularly like this paper because it claims: </w:t>
      </w:r>
      <w:r>
        <w:rPr>
          <w:rFonts w:hAnsi="Times Roman"/>
        </w:rPr>
        <w:t>“</w:t>
      </w:r>
      <w:r>
        <w:rPr>
          <w:rFonts w:ascii="Times Roman"/>
        </w:rPr>
        <w:t>sex-biased adult mortality is a significant predictor of ASR,</w:t>
      </w:r>
      <w:r>
        <w:rPr>
          <w:rFonts w:ascii="Times Roman"/>
        </w:rPr>
        <w:t xml:space="preserve"> and this relationship is robust to 100 alternative phylogenetic hypotheses,</w:t>
      </w:r>
      <w:r>
        <w:rPr>
          <w:rFonts w:hAnsi="Times Roman"/>
        </w:rPr>
        <w:t>”</w:t>
      </w:r>
    </w:p>
    <w:p w14:paraId="583EC0F2" w14:textId="77777777" w:rsidR="00EE09A2" w:rsidRDefault="00EE09A2">
      <w:pPr>
        <w:pStyle w:val="Pardfaut"/>
        <w:rPr>
          <w:rFonts w:ascii="Times Roman" w:eastAsia="Times Roman" w:hAnsi="Times Roman" w:cs="Times Roman"/>
        </w:rPr>
      </w:pPr>
    </w:p>
    <w:p w14:paraId="7A7CF2A8" w14:textId="77777777" w:rsidR="00EE09A2" w:rsidRDefault="00FE26FD">
      <w:pPr>
        <w:pStyle w:val="Pardfaut"/>
        <w:rPr>
          <w:rFonts w:eastAsia="Helvetica" w:hAnsi="Helvetica" w:cs="Helvetica"/>
        </w:rPr>
      </w:pPr>
      <w:r>
        <w:rPr>
          <w:rFonts w:ascii="Times Roman"/>
        </w:rPr>
        <w:t>...Mayhew 2013</w:t>
      </w:r>
      <w:r>
        <w:rPr>
          <w:rFonts w:ascii="Times Roman"/>
          <w:sz w:val="18"/>
          <w:szCs w:val="18"/>
          <w:vertAlign w:val="superscript"/>
        </w:rPr>
        <w:t>3</w:t>
      </w:r>
      <w:r>
        <w:rPr>
          <w:rFonts w:ascii="Times Roman"/>
        </w:rPr>
        <w:t xml:space="preserve">: the gap seems to be closing, as life expectancy rises overall, at the same time women make fewer gains relative to men, </w:t>
      </w:r>
      <w:proofErr w:type="spellStart"/>
      <w:r>
        <w:rPr>
          <w:rFonts w:ascii="Times Roman"/>
        </w:rPr>
        <w:t>hypothesised</w:t>
      </w:r>
      <w:proofErr w:type="spellEnd"/>
      <w:r>
        <w:rPr>
          <w:rFonts w:ascii="Times Roman"/>
        </w:rPr>
        <w:t xml:space="preserve"> as being because </w:t>
      </w:r>
      <w:proofErr w:type="spellStart"/>
      <w:r>
        <w:rPr>
          <w:rFonts w:ascii="Times Roman"/>
        </w:rPr>
        <w:t>womens</w:t>
      </w:r>
      <w:proofErr w:type="spellEnd"/>
      <w:r>
        <w:rPr>
          <w:rFonts w:ascii="Times Roman"/>
        </w:rPr>
        <w:t xml:space="preserve"> ris</w:t>
      </w:r>
      <w:r>
        <w:rPr>
          <w:rFonts w:ascii="Times Roman"/>
        </w:rPr>
        <w:t xml:space="preserve">k profiles now are more similar to </w:t>
      </w:r>
      <w:proofErr w:type="gramStart"/>
      <w:r>
        <w:rPr>
          <w:rFonts w:ascii="Times Roman"/>
        </w:rPr>
        <w:t>mens</w:t>
      </w:r>
      <w:r>
        <w:rPr>
          <w:rFonts w:ascii="Times Roman"/>
          <w:sz w:val="18"/>
          <w:szCs w:val="18"/>
          <w:vertAlign w:val="superscript"/>
        </w:rPr>
        <w:t>3</w:t>
      </w:r>
      <w:r>
        <w:rPr>
          <w:rFonts w:hAnsi="Times Roman"/>
          <w:sz w:val="18"/>
          <w:szCs w:val="18"/>
          <w:vertAlign w:val="superscript"/>
        </w:rPr>
        <w:t> </w:t>
      </w:r>
      <w:r>
        <w:rPr>
          <w:rFonts w:ascii="Times Roman"/>
          <w:sz w:val="18"/>
          <w:szCs w:val="18"/>
        </w:rPr>
        <w:t xml:space="preserve"> </w:t>
      </w:r>
      <w:r>
        <w:rPr>
          <w:rFonts w:ascii="Times Roman"/>
        </w:rPr>
        <w:t>However</w:t>
      </w:r>
      <w:proofErr w:type="gramEnd"/>
      <w:r>
        <w:rPr>
          <w:rFonts w:ascii="Times Roman"/>
        </w:rPr>
        <w:t xml:space="preserve">, this convergence is only apparent after 1980. Men took up smoking much earlier than women and so it may well be a temporary effect of women being </w:t>
      </w:r>
      <w:proofErr w:type="gramStart"/>
      <w:r>
        <w:rPr>
          <w:rFonts w:ascii="Times Roman"/>
        </w:rPr>
        <w:t>more free</w:t>
      </w:r>
      <w:proofErr w:type="gramEnd"/>
      <w:r>
        <w:rPr>
          <w:rFonts w:ascii="Times Roman"/>
        </w:rPr>
        <w:t xml:space="preserve"> to smoke in the 1960s and 1970s. Now that smoking</w:t>
      </w:r>
      <w:r>
        <w:rPr>
          <w:rFonts w:ascii="Times Roman"/>
        </w:rPr>
        <w:t xml:space="preserve"> rates for both men and women have fallen the convergence may not continue.</w:t>
      </w:r>
    </w:p>
    <w:p w14:paraId="267602B5" w14:textId="77777777" w:rsidR="00EE09A2" w:rsidRDefault="00EE09A2">
      <w:pPr>
        <w:pStyle w:val="Pardfaut"/>
        <w:rPr>
          <w:rFonts w:ascii="Times Roman" w:eastAsia="Times Roman" w:hAnsi="Times Roman" w:cs="Times Roman"/>
        </w:rPr>
      </w:pPr>
    </w:p>
    <w:p w14:paraId="18528DFB" w14:textId="77777777" w:rsidR="00EE09A2" w:rsidRDefault="00FE26FD">
      <w:pPr>
        <w:pStyle w:val="Pardfaut"/>
        <w:rPr>
          <w:rFonts w:eastAsia="Helvetica" w:hAnsi="Helvetica" w:cs="Helvetica"/>
        </w:rPr>
      </w:pPr>
      <w:r>
        <w:rPr>
          <w:rFonts w:hAnsi="Times Roman"/>
        </w:rPr>
        <w:t>…</w:t>
      </w:r>
      <w:ins w:id="10" w:author="Danny Dorling" w:date="2014-08-11T19:03:00Z">
        <w:r>
          <w:rPr>
            <w:rFonts w:hAnsi="Times Roman"/>
          </w:rPr>
          <w:t xml:space="preserve">I WOULD DELETE THIS ONE AS NEVER PUBLISHED: </w:t>
        </w:r>
      </w:ins>
      <w:r>
        <w:rPr>
          <w:rFonts w:ascii="Times Roman"/>
        </w:rPr>
        <w:t>Tsuchiya A (unpublished) men who</w:t>
      </w:r>
      <w:r>
        <w:rPr>
          <w:rFonts w:hAnsi="Times Roman"/>
        </w:rPr>
        <w:t> </w:t>
      </w:r>
      <w:r>
        <w:rPr>
          <w:rFonts w:ascii="Times Roman"/>
        </w:rPr>
        <w:t>behave like women by caring for children in Sweden in 1970s may have lived longer</w:t>
      </w:r>
      <w:r>
        <w:rPr>
          <w:rFonts w:hAnsi="Times Roman"/>
        </w:rPr>
        <w:t>…</w:t>
      </w:r>
    </w:p>
    <w:p w14:paraId="321DA0D0" w14:textId="77777777" w:rsidR="00EE09A2" w:rsidRDefault="00EE09A2">
      <w:pPr>
        <w:pStyle w:val="Pardfaut"/>
        <w:rPr>
          <w:rFonts w:ascii="Times Roman" w:eastAsia="Times Roman" w:hAnsi="Times Roman" w:cs="Times Roman"/>
        </w:rPr>
      </w:pPr>
    </w:p>
    <w:p w14:paraId="35AF221B" w14:textId="77777777" w:rsidR="00EE09A2" w:rsidRDefault="00FE26FD">
      <w:pPr>
        <w:pStyle w:val="Pardfaut"/>
        <w:rPr>
          <w:rFonts w:eastAsia="Helvetica" w:hAnsi="Helvetica" w:cs="Helvetica"/>
        </w:rPr>
      </w:pPr>
      <w:r>
        <w:rPr>
          <w:rFonts w:ascii="Times Roman"/>
        </w:rPr>
        <w:t xml:space="preserve">...In 2012 the European Union ruled it unethical and illegal </w:t>
      </w:r>
      <w:r>
        <w:rPr>
          <w:rFonts w:ascii="Times Roman"/>
        </w:rPr>
        <w:t>to require men to pay higher rates than women for life insurance, on the basis that this amounts to unfair sex discrimination against men</w:t>
      </w:r>
      <w:r>
        <w:rPr>
          <w:rFonts w:ascii="Times Roman"/>
          <w:sz w:val="18"/>
          <w:szCs w:val="18"/>
          <w:vertAlign w:val="superscript"/>
        </w:rPr>
        <w:t>1</w:t>
      </w:r>
      <w:r>
        <w:rPr>
          <w:rFonts w:ascii="Times Roman"/>
        </w:rPr>
        <w:t>, in spite of differences in mortality risk resulting in higher mortality rates among men at most points across the li</w:t>
      </w:r>
      <w:r>
        <w:rPr>
          <w:rFonts w:ascii="Times Roman"/>
        </w:rPr>
        <w:t>fe course.</w:t>
      </w:r>
    </w:p>
    <w:p w14:paraId="1ABC37C8" w14:textId="77777777" w:rsidR="00EE09A2" w:rsidRDefault="00EE09A2">
      <w:pPr>
        <w:pStyle w:val="Pardfaut"/>
        <w:rPr>
          <w:rFonts w:ascii="Times Roman" w:eastAsia="Times Roman" w:hAnsi="Times Roman" w:cs="Times Roman"/>
        </w:rPr>
      </w:pPr>
    </w:p>
    <w:p w14:paraId="41B4C28E" w14:textId="77777777" w:rsidR="00EE09A2" w:rsidRDefault="00FE26FD">
      <w:pPr>
        <w:pStyle w:val="Pardfaut"/>
        <w:rPr>
          <w:rFonts w:eastAsia="Helvetica" w:hAnsi="Helvetica" w:cs="Helvetica"/>
        </w:rPr>
      </w:pPr>
      <w:ins w:id="11" w:author="Danny Dorling" w:date="2014-08-11T19:04:00Z">
        <w:r>
          <w:rPr>
            <w:rFonts w:ascii="Times Roman"/>
          </w:rPr>
          <w:t xml:space="preserve">The changing nature of </w:t>
        </w:r>
      </w:ins>
      <w:del w:id="12" w:author="Danny Dorling" w:date="2014-08-11T19:04:00Z">
        <w:r w:rsidDel="00FE26FD">
          <w:rPr>
            <w:rFonts w:ascii="Times Roman"/>
          </w:rPr>
          <w:delText>In spite of these new results and policy</w:delText>
        </w:r>
        <w:r w:rsidDel="00FE26FD">
          <w:rPr>
            <w:rFonts w:ascii="Times Roman"/>
          </w:rPr>
          <w:delText xml:space="preserve"> </w:delText>
        </w:r>
        <w:r w:rsidDel="00FE26FD">
          <w:rPr>
            <w:rFonts w:ascii="Times Roman"/>
          </w:rPr>
          <w:delText xml:space="preserve">decisions, both the difference and the idea that the difference is a natural / biological difference has long been established. For example, this </w:delText>
        </w:r>
      </w:del>
      <w:r>
        <w:rPr>
          <w:rFonts w:ascii="Times Roman"/>
        </w:rPr>
        <w:t xml:space="preserve">inequality in life expectancy between men and women is </w:t>
      </w:r>
      <w:r>
        <w:rPr>
          <w:rFonts w:ascii="Times Roman"/>
        </w:rPr>
        <w:t>rarely discussed among health inequalities researchers, presumably because it has not been considered to be an inequality resulting from unfair practices or processes. We wanted to find out whether</w:t>
      </w:r>
      <w:ins w:id="13" w:author="Danny Dorling" w:date="2014-08-11T19:04:00Z">
        <w:r>
          <w:rPr>
            <w:rFonts w:ascii="Times Roman"/>
          </w:rPr>
          <w:t xml:space="preserve"> new methods of visualizing</w:t>
        </w:r>
      </w:ins>
      <w:r>
        <w:rPr>
          <w:rFonts w:ascii="Times Roman"/>
        </w:rPr>
        <w:t xml:space="preserve"> data </w:t>
      </w:r>
      <w:ins w:id="14" w:author="Danny Dorling" w:date="2014-08-11T19:04:00Z">
        <w:r>
          <w:rPr>
            <w:rFonts w:ascii="Times Roman"/>
          </w:rPr>
          <w:t xml:space="preserve">collected </w:t>
        </w:r>
      </w:ins>
      <w:r>
        <w:rPr>
          <w:rFonts w:ascii="Times Roman"/>
        </w:rPr>
        <w:t>across</w:t>
      </w:r>
      <w:ins w:id="15" w:author="Danny Dorling" w:date="2014-08-11T19:05:00Z">
        <w:r>
          <w:rPr>
            <w:rFonts w:ascii="Times Roman"/>
          </w:rPr>
          <w:t xml:space="preserve"> the </w:t>
        </w:r>
        <w:proofErr w:type="gramStart"/>
        <w:r>
          <w:rPr>
            <w:rFonts w:ascii="Times Roman"/>
          </w:rPr>
          <w:t xml:space="preserve">last </w:t>
        </w:r>
      </w:ins>
      <w:bookmarkStart w:id="16" w:name="_GoBack"/>
      <w:bookmarkEnd w:id="16"/>
      <w:r>
        <w:rPr>
          <w:rFonts w:ascii="Times Roman"/>
        </w:rPr>
        <w:t xml:space="preserve"> 60</w:t>
      </w:r>
      <w:proofErr w:type="gramEnd"/>
      <w:r>
        <w:rPr>
          <w:rFonts w:ascii="Times Roman"/>
        </w:rPr>
        <w:t xml:space="preserve"> years could illuminate the issue: is there </w:t>
      </w:r>
      <w:r>
        <w:rPr>
          <w:rFonts w:ascii="Times Roman"/>
        </w:rPr>
        <w:t>evidence that this is a natural difference, or is there evidence that this is a risk-based difference, or something else?</w:t>
      </w:r>
      <w:r>
        <w:rPr>
          <w:rFonts w:hAnsi="Times Roman"/>
        </w:rPr>
        <w:t> </w:t>
      </w:r>
    </w:p>
    <w:p w14:paraId="4E98A5B1" w14:textId="77777777" w:rsidR="00EE09A2" w:rsidRDefault="00EE09A2">
      <w:pPr>
        <w:pStyle w:val="Pardfaut"/>
        <w:rPr>
          <w:rFonts w:ascii="Times Roman" w:eastAsia="Times Roman" w:hAnsi="Times Roman" w:cs="Times Roman"/>
        </w:rPr>
      </w:pPr>
    </w:p>
    <w:p w14:paraId="5119448D" w14:textId="77777777" w:rsidR="00EE09A2" w:rsidRDefault="00FE26FD">
      <w:pPr>
        <w:pStyle w:val="Pardfaut"/>
        <w:rPr>
          <w:rFonts w:eastAsia="Helvetica" w:hAnsi="Helvetica" w:cs="Helvetica"/>
        </w:rPr>
      </w:pPr>
      <w:r>
        <w:rPr>
          <w:rFonts w:ascii="Times Roman"/>
        </w:rPr>
        <w:t xml:space="preserve">We </w:t>
      </w:r>
      <w:proofErr w:type="spellStart"/>
      <w:r>
        <w:rPr>
          <w:rFonts w:ascii="Times Roman"/>
        </w:rPr>
        <w:t>hypothesised</w:t>
      </w:r>
      <w:proofErr w:type="spellEnd"/>
      <w:r>
        <w:rPr>
          <w:rFonts w:ascii="Times Roman"/>
        </w:rPr>
        <w:t xml:space="preserve"> that this sex difference is a natural / biological difference and sought to test our hypothesis by observing trends </w:t>
      </w:r>
      <w:r>
        <w:rPr>
          <w:rFonts w:ascii="Times Roman"/>
        </w:rPr>
        <w:t xml:space="preserve">over time: have the differences increased, decreased, or remained static over time? In this paper we </w:t>
      </w:r>
      <w:r>
        <w:rPr>
          <w:rFonts w:hAnsi="Times Roman"/>
        </w:rPr>
        <w:t>‘</w:t>
      </w:r>
      <w:r>
        <w:rPr>
          <w:rFonts w:ascii="Times Roman"/>
        </w:rPr>
        <w:t>fly a series of kites</w:t>
      </w:r>
      <w:r>
        <w:rPr>
          <w:rFonts w:hAnsi="Times Roman"/>
          <w:lang w:val="fr-FR"/>
        </w:rPr>
        <w:t>’</w:t>
      </w:r>
      <w:r>
        <w:rPr>
          <w:rFonts w:hAnsi="Times Roman"/>
          <w:lang w:val="fr-FR"/>
        </w:rPr>
        <w:t xml:space="preserve"> </w:t>
      </w:r>
      <w:r>
        <w:rPr>
          <w:rFonts w:ascii="Times Roman"/>
        </w:rPr>
        <w:t xml:space="preserve">none of which can yet easily be tested statistically without making heroic assumption about </w:t>
      </w:r>
      <w:r>
        <w:rPr>
          <w:rFonts w:hAnsi="Times Roman"/>
        </w:rPr>
        <w:t>“</w:t>
      </w:r>
      <w:r>
        <w:rPr>
          <w:rFonts w:ascii="Times Roman"/>
        </w:rPr>
        <w:t>all else being equal</w:t>
      </w:r>
      <w:r>
        <w:rPr>
          <w:rFonts w:hAnsi="Times Roman"/>
        </w:rPr>
        <w:t>”</w:t>
      </w:r>
      <w:r>
        <w:rPr>
          <w:rFonts w:ascii="Times Roman"/>
        </w:rPr>
        <w:t>. Instead of doin</w:t>
      </w:r>
      <w:r>
        <w:rPr>
          <w:rFonts w:ascii="Times Roman"/>
        </w:rPr>
        <w:t>g that we try to suggest what the most fruitful future lines of inquiry might be given what we can see today and using new methods of seeing the data.</w:t>
      </w:r>
    </w:p>
    <w:p w14:paraId="5167B97A" w14:textId="77777777" w:rsidR="00EE09A2" w:rsidRDefault="00EE09A2">
      <w:pPr>
        <w:pStyle w:val="Pardfaut"/>
        <w:rPr>
          <w:rFonts w:ascii="Times Roman" w:eastAsia="Times Roman" w:hAnsi="Times Roman" w:cs="Times Roman"/>
        </w:rPr>
      </w:pPr>
    </w:p>
    <w:p w14:paraId="13435883" w14:textId="77777777" w:rsidR="00EE09A2" w:rsidRDefault="00FE26FD">
      <w:pPr>
        <w:pStyle w:val="Pardfaut"/>
        <w:rPr>
          <w:rFonts w:eastAsia="Helvetica" w:hAnsi="Helvetica" w:cs="Helvetica"/>
          <w:b/>
          <w:bCs/>
        </w:rPr>
      </w:pPr>
      <w:r>
        <w:rPr>
          <w:rFonts w:ascii="Times Roman"/>
          <w:b/>
          <w:bCs/>
        </w:rPr>
        <w:t>Methods</w:t>
      </w:r>
    </w:p>
    <w:p w14:paraId="19A74F3E" w14:textId="77777777" w:rsidR="00EE09A2" w:rsidRDefault="00EE09A2">
      <w:pPr>
        <w:pStyle w:val="Pardfaut"/>
        <w:rPr>
          <w:rFonts w:ascii="Times Roman" w:eastAsia="Times Roman" w:hAnsi="Times Roman" w:cs="Times Roman"/>
        </w:rPr>
      </w:pPr>
    </w:p>
    <w:p w14:paraId="4297B319" w14:textId="77777777" w:rsidR="00EE09A2" w:rsidRDefault="00FE26FD">
      <w:pPr>
        <w:pStyle w:val="Pardfaut"/>
        <w:rPr>
          <w:rFonts w:eastAsia="Helvetica" w:hAnsi="Helvetica" w:cs="Helvetica"/>
        </w:rPr>
      </w:pPr>
      <w:r>
        <w:rPr>
          <w:rFonts w:ascii="Times Roman"/>
        </w:rPr>
        <w:t>1. Human Mortality Database</w:t>
      </w:r>
    </w:p>
    <w:p w14:paraId="50BE9B0D" w14:textId="77777777" w:rsidR="00EE09A2" w:rsidRDefault="00FE26FD">
      <w:pPr>
        <w:pStyle w:val="Pardfaut"/>
        <w:rPr>
          <w:rFonts w:ascii="Times Roman" w:eastAsia="Times Roman" w:hAnsi="Times Roman" w:cs="Times Roman"/>
        </w:rPr>
      </w:pPr>
      <w:r>
        <w:rPr>
          <w:rFonts w:ascii="Times Roman"/>
        </w:rPr>
        <w:lastRenderedPageBreak/>
        <w:t>2. R: Contour plots in R</w:t>
      </w:r>
    </w:p>
    <w:p w14:paraId="3B4F1AD0" w14:textId="77777777" w:rsidR="00EE09A2" w:rsidRDefault="00EE09A2">
      <w:pPr>
        <w:pStyle w:val="Pardfaut"/>
        <w:rPr>
          <w:rFonts w:ascii="Times Roman" w:eastAsia="Times Roman" w:hAnsi="Times Roman" w:cs="Times Roman"/>
        </w:rPr>
      </w:pPr>
    </w:p>
    <w:p w14:paraId="64C47647" w14:textId="77777777" w:rsidR="00EE09A2" w:rsidRDefault="00FE26FD">
      <w:pPr>
        <w:pStyle w:val="Pardfaut"/>
        <w:rPr>
          <w:rFonts w:eastAsia="Helvetica" w:hAnsi="Helvetica" w:cs="Helvetica"/>
        </w:rPr>
      </w:pPr>
      <w:r>
        <w:rPr>
          <w:rFonts w:ascii="Times Roman"/>
        </w:rPr>
        <w:t>Jon: Contour plots: origins go a long way</w:t>
      </w:r>
      <w:r>
        <w:rPr>
          <w:rFonts w:ascii="Times Roman"/>
        </w:rPr>
        <w:t xml:space="preserve"> back</w:t>
      </w:r>
    </w:p>
    <w:p w14:paraId="5FFA5E07" w14:textId="77777777" w:rsidR="00EE09A2" w:rsidRDefault="00FE26FD">
      <w:pPr>
        <w:pStyle w:val="Pardfaut"/>
        <w:rPr>
          <w:rFonts w:eastAsia="Helvetica" w:hAnsi="Helvetica" w:cs="Helvetica"/>
        </w:rPr>
      </w:pPr>
      <w:r>
        <w:rPr>
          <w:rFonts w:ascii="Times Roman"/>
        </w:rPr>
        <w:t>- Kermack drew contour lines on tables of numbers</w:t>
      </w:r>
    </w:p>
    <w:p w14:paraId="22F62363" w14:textId="77777777" w:rsidR="00EE09A2" w:rsidRDefault="00EE09A2">
      <w:pPr>
        <w:pStyle w:val="Pardfaut"/>
        <w:rPr>
          <w:rFonts w:eastAsia="Helvetica" w:hAnsi="Helvetica" w:cs="Helvetica"/>
        </w:rPr>
      </w:pPr>
    </w:p>
    <w:p w14:paraId="57B85592" w14:textId="77777777" w:rsidR="00EE09A2" w:rsidRDefault="00FE26FD">
      <w:pPr>
        <w:pStyle w:val="Pardfaut"/>
        <w:rPr>
          <w:rFonts w:eastAsia="Helvetica" w:hAnsi="Helvetica" w:cs="Helvetica"/>
        </w:rPr>
      </w:pPr>
      <w:r>
        <w:rPr>
          <w:rFonts w:ascii="Times Roman"/>
        </w:rPr>
        <w:t>I</w:t>
      </w:r>
      <w:r>
        <w:rPr>
          <w:rFonts w:ascii="Times Roman"/>
        </w:rPr>
        <w:t>mportant:</w:t>
      </w:r>
    </w:p>
    <w:p w14:paraId="55B79C40" w14:textId="77777777" w:rsidR="00EE09A2" w:rsidRDefault="00FE26FD">
      <w:pPr>
        <w:pStyle w:val="Pardfaut"/>
        <w:rPr>
          <w:rFonts w:eastAsia="Helvetica" w:hAnsi="Helvetica" w:cs="Helvetica"/>
        </w:rPr>
      </w:pPr>
      <w:r>
        <w:rPr>
          <w:rFonts w:ascii="Times Roman"/>
        </w:rPr>
        <w:t>- Contour plots of Lexis surfaces</w:t>
      </w:r>
    </w:p>
    <w:p w14:paraId="7FF237C3" w14:textId="77777777" w:rsidR="00EE09A2" w:rsidRDefault="00FE26FD">
      <w:pPr>
        <w:pStyle w:val="Pardfaut"/>
        <w:rPr>
          <w:rFonts w:eastAsia="Helvetica" w:hAnsi="Helvetica" w:cs="Helvetica"/>
        </w:rPr>
      </w:pPr>
      <w:r>
        <w:rPr>
          <w:rFonts w:ascii="Times Roman"/>
        </w:rPr>
        <w:t>Lexis surfaces are arrays of numbers where one of the axes is age and the other is year.</w:t>
      </w:r>
    </w:p>
    <w:p w14:paraId="0A521EFE" w14:textId="77777777" w:rsidR="00EE09A2" w:rsidRDefault="00EE09A2">
      <w:pPr>
        <w:pStyle w:val="Pardfaut"/>
        <w:rPr>
          <w:rFonts w:ascii="Times Roman" w:eastAsia="Times Roman" w:hAnsi="Times Roman" w:cs="Times Roman"/>
        </w:rPr>
      </w:pPr>
    </w:p>
    <w:p w14:paraId="0B7BA029" w14:textId="77777777" w:rsidR="00EE09A2" w:rsidRDefault="00FE26FD">
      <w:pPr>
        <w:pStyle w:val="Pardfaut"/>
        <w:rPr>
          <w:rFonts w:eastAsia="Helvetica" w:hAnsi="Helvetica" w:cs="Helvetica"/>
        </w:rPr>
      </w:pPr>
      <w:r>
        <w:rPr>
          <w:rFonts w:ascii="Times Roman"/>
        </w:rPr>
        <w:t xml:space="preserve">Metrics are of differences in log mortality - can 'slice' the </w:t>
      </w:r>
      <w:r>
        <w:rPr>
          <w:rFonts w:ascii="Times Roman"/>
        </w:rPr>
        <w:t>mortality surface in any of three ways:</w:t>
      </w:r>
    </w:p>
    <w:p w14:paraId="20BC0CFA" w14:textId="77777777" w:rsidR="00EE09A2" w:rsidRDefault="00FE26FD">
      <w:pPr>
        <w:pStyle w:val="Pardfaut"/>
        <w:rPr>
          <w:rFonts w:eastAsia="Helvetica" w:hAnsi="Helvetica" w:cs="Helvetica"/>
        </w:rPr>
      </w:pPr>
      <w:proofErr w:type="gramStart"/>
      <w:r>
        <w:rPr>
          <w:rFonts w:ascii="Times Roman"/>
        </w:rPr>
        <w:t>age</w:t>
      </w:r>
      <w:proofErr w:type="gramEnd"/>
      <w:r>
        <w:rPr>
          <w:rFonts w:ascii="Times Roman"/>
        </w:rPr>
        <w:t xml:space="preserve"> - differences at time periods (vertical slice)</w:t>
      </w:r>
    </w:p>
    <w:p w14:paraId="694AA29E" w14:textId="77777777" w:rsidR="00EE09A2" w:rsidRDefault="00FE26FD">
      <w:pPr>
        <w:pStyle w:val="Pardfaut"/>
        <w:rPr>
          <w:rFonts w:eastAsia="Helvetica" w:hAnsi="Helvetica" w:cs="Helvetica"/>
        </w:rPr>
      </w:pPr>
      <w:proofErr w:type="gramStart"/>
      <w:r>
        <w:rPr>
          <w:rFonts w:ascii="Times Roman"/>
        </w:rPr>
        <w:t>time</w:t>
      </w:r>
      <w:proofErr w:type="gramEnd"/>
      <w:r>
        <w:rPr>
          <w:rFonts w:ascii="Times Roman"/>
        </w:rPr>
        <w:t xml:space="preserve"> period - controlling for age (horizontal slice)</w:t>
      </w:r>
    </w:p>
    <w:p w14:paraId="6F4D7265" w14:textId="77777777" w:rsidR="00EE09A2" w:rsidRDefault="00FE26FD">
      <w:pPr>
        <w:pStyle w:val="Pardfaut"/>
        <w:rPr>
          <w:rFonts w:eastAsia="Helvetica" w:hAnsi="Helvetica" w:cs="Helvetica"/>
        </w:rPr>
      </w:pPr>
      <w:proofErr w:type="gramStart"/>
      <w:r>
        <w:rPr>
          <w:rFonts w:ascii="Times Roman"/>
        </w:rPr>
        <w:t>cohort</w:t>
      </w:r>
      <w:proofErr w:type="gramEnd"/>
      <w:r>
        <w:rPr>
          <w:rFonts w:ascii="Times Roman"/>
        </w:rPr>
        <w:t xml:space="preserve"> - historic (diagonal slice) ; synthetic (reverts to vertical slice)</w:t>
      </w:r>
    </w:p>
    <w:p w14:paraId="092A7538" w14:textId="77777777" w:rsidR="00EE09A2" w:rsidRDefault="00EE09A2">
      <w:pPr>
        <w:pStyle w:val="Pardfaut"/>
        <w:rPr>
          <w:rFonts w:ascii="Times Roman" w:eastAsia="Times Roman" w:hAnsi="Times Roman" w:cs="Times Roman"/>
        </w:rPr>
      </w:pPr>
    </w:p>
    <w:p w14:paraId="3CDFA7CE" w14:textId="77777777" w:rsidR="00EE09A2" w:rsidRDefault="00FE26FD">
      <w:pPr>
        <w:pStyle w:val="Pardfaut"/>
        <w:rPr>
          <w:rFonts w:eastAsia="Helvetica" w:hAnsi="Helvetica" w:cs="Helvetica"/>
        </w:rPr>
      </w:pPr>
      <w:r>
        <w:rPr>
          <w:rFonts w:ascii="Times Roman"/>
        </w:rPr>
        <w:t xml:space="preserve">If differences between age-specific </w:t>
      </w:r>
      <w:r>
        <w:rPr>
          <w:rFonts w:ascii="Times Roman"/>
        </w:rPr>
        <w:t>mortality rates have not changed over time then we will see a long series of horizontal age.</w:t>
      </w:r>
    </w:p>
    <w:p w14:paraId="6B356818" w14:textId="77777777" w:rsidR="00EE09A2" w:rsidRDefault="00FE26FD">
      <w:pPr>
        <w:pStyle w:val="Pardfaut"/>
        <w:rPr>
          <w:rFonts w:eastAsia="Helvetica" w:hAnsi="Helvetica" w:cs="Helvetica"/>
        </w:rPr>
      </w:pPr>
      <w:r>
        <w:rPr>
          <w:rFonts w:ascii="Times Roman"/>
        </w:rPr>
        <w:t>If year is what matters most then we will see a lot of vertical years</w:t>
      </w:r>
    </w:p>
    <w:p w14:paraId="7AE74DE3" w14:textId="77777777" w:rsidR="00EE09A2" w:rsidRDefault="00FE26FD">
      <w:pPr>
        <w:pStyle w:val="Pardfaut"/>
        <w:rPr>
          <w:rFonts w:eastAsia="Helvetica" w:hAnsi="Helvetica" w:cs="Helvetica"/>
        </w:rPr>
      </w:pPr>
      <w:r>
        <w:rPr>
          <w:rFonts w:ascii="Times Roman"/>
        </w:rPr>
        <w:t xml:space="preserve">If a combination then we will see </w:t>
      </w:r>
      <w:proofErr w:type="gramStart"/>
      <w:r>
        <w:rPr>
          <w:rFonts w:ascii="Times Roman"/>
        </w:rPr>
        <w:t>neither just vertical or</w:t>
      </w:r>
      <w:proofErr w:type="gramEnd"/>
      <w:r>
        <w:rPr>
          <w:rFonts w:ascii="Times Roman"/>
        </w:rPr>
        <w:t xml:space="preserve"> just horizontal lines.</w:t>
      </w:r>
    </w:p>
    <w:p w14:paraId="16A3F055" w14:textId="77777777" w:rsidR="00EE09A2" w:rsidRDefault="00EE09A2">
      <w:pPr>
        <w:pStyle w:val="Pardfaut"/>
        <w:rPr>
          <w:rFonts w:ascii="Times Roman" w:eastAsia="Times Roman" w:hAnsi="Times Roman" w:cs="Times Roman"/>
        </w:rPr>
      </w:pPr>
    </w:p>
    <w:p w14:paraId="2A47B1E4" w14:textId="77777777" w:rsidR="00EE09A2" w:rsidRDefault="00FE26FD">
      <w:pPr>
        <w:pStyle w:val="Pardfaut"/>
        <w:rPr>
          <w:rFonts w:eastAsia="Helvetica" w:hAnsi="Helvetica" w:cs="Helvetica"/>
        </w:rPr>
      </w:pPr>
      <w:r>
        <w:rPr>
          <w:rFonts w:ascii="Times Roman"/>
        </w:rPr>
        <w:t xml:space="preserve">3. </w:t>
      </w:r>
      <w:proofErr w:type="spellStart"/>
      <w:r>
        <w:rPr>
          <w:rFonts w:ascii="Times Roman"/>
        </w:rPr>
        <w:t>Stata</w:t>
      </w:r>
      <w:proofErr w:type="spellEnd"/>
      <w:r>
        <w:rPr>
          <w:rFonts w:ascii="Times Roman"/>
        </w:rPr>
        <w:t xml:space="preserve"> /</w:t>
      </w:r>
      <w:r>
        <w:rPr>
          <w:rFonts w:ascii="Times Roman"/>
        </w:rPr>
        <w:t xml:space="preserve"> Bathtub curves in R: Odds ratios [odds of mortality for 20 year old men compared to 20 year old women with 20 year old men in 1900 as reference group, compare to 1920, 1940, 1960, 1980, 2000)?</w:t>
      </w:r>
    </w:p>
    <w:p w14:paraId="1B803679" w14:textId="77777777" w:rsidR="00EE09A2" w:rsidRDefault="00EE09A2">
      <w:pPr>
        <w:pStyle w:val="Pardfaut"/>
        <w:rPr>
          <w:rFonts w:eastAsia="Helvetica" w:hAnsi="Helvetica" w:cs="Helvetica"/>
        </w:rPr>
      </w:pPr>
    </w:p>
    <w:p w14:paraId="20B66DBE" w14:textId="77777777" w:rsidR="00EE09A2" w:rsidRDefault="00FE26FD">
      <w:pPr>
        <w:pStyle w:val="Pardfaut"/>
        <w:rPr>
          <w:rFonts w:eastAsia="Helvetica" w:hAnsi="Helvetica" w:cs="Helvetica"/>
        </w:rPr>
      </w:pPr>
      <w:r>
        <w:rPr>
          <w:rFonts w:ascii="Times Roman"/>
        </w:rPr>
        <w:t>Jon: I think another series of graphs - bathtub curves - will</w:t>
      </w:r>
      <w:r>
        <w:rPr>
          <w:rFonts w:ascii="Times Roman"/>
        </w:rPr>
        <w:t xml:space="preserve"> be useful as well as/instead of ORs</w:t>
      </w:r>
    </w:p>
    <w:p w14:paraId="119CC4D4" w14:textId="77777777" w:rsidR="00EE09A2" w:rsidRDefault="00FE26FD">
      <w:pPr>
        <w:pStyle w:val="Pardfaut"/>
        <w:rPr>
          <w:rFonts w:eastAsia="Helvetica" w:hAnsi="Helvetica" w:cs="Helvetica"/>
        </w:rPr>
      </w:pPr>
      <w:r>
        <w:rPr>
          <w:rFonts w:ascii="Times Roman"/>
        </w:rPr>
        <w:t>How concerned should we be about statistical significance given that we're dealing with whole populations?</w:t>
      </w:r>
      <w:r>
        <w:rPr>
          <w:rFonts w:hAnsi="Times Roman"/>
        </w:rPr>
        <w:t> </w:t>
      </w:r>
    </w:p>
    <w:p w14:paraId="4637B256" w14:textId="77777777" w:rsidR="00EE09A2" w:rsidRDefault="00EE09A2">
      <w:pPr>
        <w:pStyle w:val="Pardfaut"/>
      </w:pPr>
    </w:p>
    <w:p w14:paraId="61C1655B" w14:textId="77777777" w:rsidR="00EE09A2" w:rsidRDefault="00FE26FD">
      <w:pPr>
        <w:pStyle w:val="Pardfaut"/>
        <w:rPr>
          <w:rFonts w:eastAsia="Helvetica" w:hAnsi="Helvetica" w:cs="Helvetica"/>
          <w:u w:color="000000"/>
        </w:rPr>
      </w:pPr>
      <w:r>
        <w:rPr>
          <w:rFonts w:ascii="Times Roman"/>
          <w:u w:val="single" w:color="000000"/>
        </w:rPr>
        <w:t>Results</w:t>
      </w:r>
      <w:r>
        <w:rPr>
          <w:rFonts w:hAnsi="Times Roman"/>
          <w:u w:color="000000"/>
        </w:rPr>
        <w:t> </w:t>
      </w:r>
    </w:p>
    <w:p w14:paraId="535A4546" w14:textId="77777777" w:rsidR="00EE09A2" w:rsidRDefault="00EE09A2">
      <w:pPr>
        <w:pStyle w:val="Pardfaut"/>
        <w:rPr>
          <w:rFonts w:ascii="Times Roman" w:eastAsia="Times Roman" w:hAnsi="Times Roman" w:cs="Times Roman"/>
          <w:u w:color="000000"/>
        </w:rPr>
      </w:pPr>
    </w:p>
    <w:p w14:paraId="492079E0" w14:textId="77777777" w:rsidR="00EE09A2" w:rsidRDefault="00FE26FD">
      <w:pPr>
        <w:pStyle w:val="Pardfaut"/>
        <w:rPr>
          <w:rFonts w:eastAsia="Helvetica" w:hAnsi="Helvetica" w:cs="Helvetica"/>
          <w:u w:color="000000"/>
        </w:rPr>
      </w:pPr>
      <w:r>
        <w:rPr>
          <w:rFonts w:ascii="Times Roman"/>
          <w:u w:color="000000"/>
        </w:rPr>
        <w:t xml:space="preserve">Using mortality data from the United States across a period of 60 years, we observe evidence that </w:t>
      </w:r>
      <w:r>
        <w:rPr>
          <w:rFonts w:ascii="Times Roman"/>
          <w:u w:color="000000"/>
        </w:rPr>
        <w:t>sex differences in life expectancy have not remained static over time.</w:t>
      </w:r>
      <w:r>
        <w:rPr>
          <w:rFonts w:hAnsi="Times Roman"/>
          <w:u w:color="000000"/>
        </w:rPr>
        <w:t> </w:t>
      </w:r>
      <w:r>
        <w:rPr>
          <w:rFonts w:hAnsi="Times Roman"/>
          <w:u w:color="000000"/>
        </w:rPr>
        <w:t xml:space="preserve"> </w:t>
      </w:r>
      <w:r>
        <w:rPr>
          <w:rFonts w:ascii="Times Roman"/>
          <w:u w:color="000000"/>
        </w:rPr>
        <w:t xml:space="preserve">One obvious feature in the diagram below is the </w:t>
      </w:r>
      <w:r>
        <w:rPr>
          <w:rFonts w:hAnsi="Times Roman"/>
          <w:u w:color="000000"/>
        </w:rPr>
        <w:t>“</w:t>
      </w:r>
      <w:r>
        <w:rPr>
          <w:rFonts w:ascii="Times Roman"/>
          <w:u w:color="000000"/>
        </w:rPr>
        <w:t>smoking cloud</w:t>
      </w:r>
      <w:r>
        <w:rPr>
          <w:rFonts w:hAnsi="Times Roman"/>
          <w:u w:color="000000"/>
        </w:rPr>
        <w:t>”</w:t>
      </w:r>
      <w:r>
        <w:rPr>
          <w:rFonts w:hAnsi="Times Roman"/>
          <w:u w:color="000000"/>
        </w:rPr>
        <w:t xml:space="preserve"> </w:t>
      </w:r>
      <w:r>
        <w:rPr>
          <w:rFonts w:ascii="Times Roman"/>
          <w:u w:color="000000"/>
        </w:rPr>
        <w:t xml:space="preserve">of very high excess deaths of older men centered </w:t>
      </w:r>
      <w:proofErr w:type="gramStart"/>
      <w:r>
        <w:rPr>
          <w:rFonts w:ascii="Times Roman"/>
          <w:u w:color="000000"/>
        </w:rPr>
        <w:t>around</w:t>
      </w:r>
      <w:proofErr w:type="gramEnd"/>
      <w:r>
        <w:rPr>
          <w:rFonts w:ascii="Times Roman"/>
          <w:u w:color="000000"/>
        </w:rPr>
        <w:t xml:space="preserve"> the year 1970. Several decades earlier most (then younger) men s</w:t>
      </w:r>
      <w:r>
        <w:rPr>
          <w:rFonts w:ascii="Times Roman"/>
          <w:u w:color="000000"/>
        </w:rPr>
        <w:t xml:space="preserve">moked and far fewer women did. This </w:t>
      </w:r>
      <w:r>
        <w:rPr>
          <w:rFonts w:hAnsi="Times Roman"/>
          <w:u w:color="000000"/>
        </w:rPr>
        <w:t>“</w:t>
      </w:r>
      <w:r>
        <w:rPr>
          <w:rFonts w:ascii="Times Roman"/>
          <w:u w:color="000000"/>
        </w:rPr>
        <w:t xml:space="preserve">cloud: is well known. The </w:t>
      </w:r>
      <w:r>
        <w:rPr>
          <w:rFonts w:hAnsi="Times Roman"/>
          <w:u w:color="000000"/>
        </w:rPr>
        <w:t>“</w:t>
      </w:r>
      <w:r>
        <w:rPr>
          <w:rFonts w:ascii="Times Roman"/>
          <w:u w:color="000000"/>
        </w:rPr>
        <w:t>cliff</w:t>
      </w:r>
      <w:r>
        <w:rPr>
          <w:rFonts w:hAnsi="Times Roman"/>
          <w:u w:color="000000"/>
        </w:rPr>
        <w:t>”</w:t>
      </w:r>
      <w:r>
        <w:rPr>
          <w:rFonts w:hAnsi="Times Roman"/>
          <w:u w:color="000000"/>
        </w:rPr>
        <w:t xml:space="preserve"> </w:t>
      </w:r>
      <w:r>
        <w:rPr>
          <w:rFonts w:ascii="Times Roman"/>
          <w:u w:color="000000"/>
        </w:rPr>
        <w:t>in the reduction of mortality inequality by sex at younger ages in the years before 2000 has not been commented on before, or necessarily observed as clearly as we can see it in these d</w:t>
      </w:r>
      <w:r>
        <w:rPr>
          <w:rFonts w:ascii="Times Roman"/>
          <w:u w:color="000000"/>
        </w:rPr>
        <w:t>iagrams</w:t>
      </w:r>
    </w:p>
    <w:p w14:paraId="7DF07258" w14:textId="77777777" w:rsidR="00EE09A2" w:rsidRDefault="00EE09A2">
      <w:pPr>
        <w:pStyle w:val="Pardfaut"/>
        <w:rPr>
          <w:rFonts w:ascii="Times Roman" w:eastAsia="Times Roman" w:hAnsi="Times Roman" w:cs="Times Roman"/>
          <w:u w:color="000000"/>
        </w:rPr>
      </w:pPr>
    </w:p>
    <w:p w14:paraId="0C5F905C" w14:textId="77777777" w:rsidR="00EE09A2" w:rsidRDefault="00FE26FD">
      <w:pPr>
        <w:pStyle w:val="Pardfaut"/>
        <w:rPr>
          <w:rFonts w:ascii="Times Roman" w:eastAsia="Times Roman" w:hAnsi="Times Roman" w:cs="Times Roman"/>
          <w:b/>
          <w:bCs/>
          <w:u w:color="000000"/>
        </w:rPr>
      </w:pPr>
      <w:proofErr w:type="gramStart"/>
      <w:r>
        <w:rPr>
          <w:rFonts w:ascii="Times Roman"/>
          <w:b/>
          <w:bCs/>
          <w:u w:color="000000"/>
        </w:rPr>
        <w:t>fig</w:t>
      </w:r>
      <w:proofErr w:type="gramEnd"/>
      <w:r>
        <w:rPr>
          <w:rFonts w:ascii="Times Roman"/>
          <w:b/>
          <w:bCs/>
          <w:u w:color="000000"/>
        </w:rPr>
        <w:t xml:space="preserve"> 1 USA</w:t>
      </w:r>
    </w:p>
    <w:p w14:paraId="4931CC99" w14:textId="77777777" w:rsidR="00EE09A2" w:rsidRDefault="00EE09A2">
      <w:pPr>
        <w:pStyle w:val="Pardfaut"/>
        <w:rPr>
          <w:rFonts w:eastAsia="Helvetica" w:hAnsi="Helvetica" w:cs="Helvetica"/>
          <w:u w:color="000000"/>
        </w:rPr>
      </w:pPr>
    </w:p>
    <w:p w14:paraId="1682E5BF" w14:textId="77777777" w:rsidR="00EE09A2" w:rsidRDefault="00FE26FD">
      <w:pPr>
        <w:pStyle w:val="Pardfaut"/>
        <w:rPr>
          <w:rFonts w:eastAsia="Helvetica" w:hAnsi="Helvetica" w:cs="Helvetica"/>
          <w:u w:color="000000"/>
        </w:rPr>
      </w:pPr>
      <w:r>
        <w:rPr>
          <w:rFonts w:ascii="Times Roman"/>
          <w:u w:color="000000"/>
        </w:rPr>
        <w:t>The difference began to increase around 1943 in the United States and intensified for the 15-25 year old age band across the 20th century, most notably around 1975 and 1990.</w:t>
      </w:r>
      <w:r>
        <w:rPr>
          <w:rFonts w:hAnsi="Times Roman"/>
          <w:u w:color="000000"/>
        </w:rPr>
        <w:t> </w:t>
      </w:r>
    </w:p>
    <w:p w14:paraId="36B493E6" w14:textId="77777777" w:rsidR="00EE09A2" w:rsidRDefault="00EE09A2">
      <w:pPr>
        <w:pStyle w:val="Pardfaut"/>
        <w:rPr>
          <w:rFonts w:ascii="Times Roman" w:eastAsia="Times Roman" w:hAnsi="Times Roman" w:cs="Times Roman"/>
          <w:u w:color="000000"/>
        </w:rPr>
      </w:pPr>
    </w:p>
    <w:p w14:paraId="489AAB48" w14:textId="77777777" w:rsidR="00EE09A2" w:rsidRDefault="00FE26FD">
      <w:pPr>
        <w:pStyle w:val="Pardfaut"/>
        <w:rPr>
          <w:rFonts w:eastAsia="Helvetica" w:hAnsi="Helvetica" w:cs="Helvetica"/>
          <w:u w:color="000000"/>
        </w:rPr>
      </w:pPr>
      <w:r>
        <w:rPr>
          <w:rFonts w:ascii="Times Roman"/>
          <w:u w:color="000000"/>
        </w:rPr>
        <w:t>Another increase in excess male mortality that appears may b</w:t>
      </w:r>
      <w:r>
        <w:rPr>
          <w:rFonts w:ascii="Times Roman"/>
          <w:u w:color="000000"/>
        </w:rPr>
        <w:t xml:space="preserve">e a Vietnam </w:t>
      </w:r>
      <w:proofErr w:type="gramStart"/>
      <w:r>
        <w:rPr>
          <w:rFonts w:ascii="Times Roman"/>
          <w:u w:color="000000"/>
        </w:rPr>
        <w:t>war</w:t>
      </w:r>
      <w:proofErr w:type="gramEnd"/>
      <w:r>
        <w:rPr>
          <w:rFonts w:ascii="Times Roman"/>
          <w:u w:color="000000"/>
        </w:rPr>
        <w:t xml:space="preserve"> </w:t>
      </w:r>
      <w:r>
        <w:rPr>
          <w:rFonts w:hAnsi="Times Roman"/>
          <w:u w:color="000000"/>
        </w:rPr>
        <w:t>‘</w:t>
      </w:r>
      <w:r>
        <w:rPr>
          <w:rFonts w:ascii="Times Roman"/>
          <w:u w:color="000000"/>
        </w:rPr>
        <w:t>plume,</w:t>
      </w:r>
      <w:r>
        <w:rPr>
          <w:rFonts w:hAnsi="Times Roman"/>
          <w:u w:color="000000"/>
          <w:lang w:val="fr-FR"/>
        </w:rPr>
        <w:t>’</w:t>
      </w:r>
      <w:r>
        <w:rPr>
          <w:rFonts w:hAnsi="Times Roman"/>
          <w:u w:color="000000"/>
          <w:lang w:val="fr-FR"/>
        </w:rPr>
        <w:t xml:space="preserve"> </w:t>
      </w:r>
      <w:proofErr w:type="spellStart"/>
      <w:r>
        <w:rPr>
          <w:rFonts w:ascii="Times Roman"/>
          <w:u w:color="000000"/>
        </w:rPr>
        <w:t>i.e</w:t>
      </w:r>
      <w:proofErr w:type="spellEnd"/>
      <w:r>
        <w:rPr>
          <w:rFonts w:ascii="Times Roman"/>
          <w:u w:color="000000"/>
        </w:rPr>
        <w:t xml:space="preserve"> the triangle of excess male mortality for men between 1963 and 1998. This could have been due to excess deaths among men because of the Vietnam </w:t>
      </w:r>
      <w:proofErr w:type="gramStart"/>
      <w:r>
        <w:rPr>
          <w:rFonts w:ascii="Times Roman"/>
          <w:u w:color="000000"/>
        </w:rPr>
        <w:t>war</w:t>
      </w:r>
      <w:proofErr w:type="gramEnd"/>
      <w:r>
        <w:rPr>
          <w:rFonts w:ascii="Times Roman"/>
          <w:u w:color="000000"/>
        </w:rPr>
        <w:t xml:space="preserve">, and persisting effects to the health and mental health of men affected by the </w:t>
      </w:r>
      <w:r>
        <w:rPr>
          <w:rFonts w:ascii="Times Roman"/>
          <w:u w:color="000000"/>
        </w:rPr>
        <w:t>war.</w:t>
      </w:r>
      <w:r>
        <w:rPr>
          <w:rFonts w:hAnsi="Times Roman"/>
          <w:u w:color="000000"/>
        </w:rPr>
        <w:t> </w:t>
      </w:r>
    </w:p>
    <w:p w14:paraId="70A9C2FE" w14:textId="77777777" w:rsidR="00EE09A2" w:rsidRDefault="00EE09A2">
      <w:pPr>
        <w:pStyle w:val="Pardfaut"/>
        <w:rPr>
          <w:rFonts w:ascii="Times Roman" w:eastAsia="Times Roman" w:hAnsi="Times Roman" w:cs="Times Roman"/>
          <w:u w:color="000000"/>
        </w:rPr>
      </w:pPr>
    </w:p>
    <w:p w14:paraId="3BAA824F" w14:textId="77777777" w:rsidR="00EE09A2" w:rsidRDefault="00FE26FD">
      <w:pPr>
        <w:pStyle w:val="Pardfaut"/>
        <w:rPr>
          <w:rFonts w:eastAsia="Helvetica" w:hAnsi="Helvetica" w:cs="Helvetica"/>
          <w:u w:color="000000"/>
        </w:rPr>
      </w:pPr>
      <w:r>
        <w:rPr>
          <w:rFonts w:ascii="Times Roman"/>
          <w:u w:color="000000"/>
        </w:rPr>
        <w:t xml:space="preserve">Alternatively, this excess in male mortality could also have been affected by AIDS deaths, which were more common among men than women during part of this period </w:t>
      </w:r>
      <w:r>
        <w:rPr>
          <w:rFonts w:ascii="Times Roman"/>
          <w:color w:val="69A84E"/>
          <w:u w:color="000000"/>
        </w:rPr>
        <w:t>(check this w CDC)</w:t>
      </w:r>
      <w:r>
        <w:rPr>
          <w:rFonts w:ascii="Times Roman"/>
          <w:u w:color="000000"/>
        </w:rPr>
        <w:t>.</w:t>
      </w:r>
    </w:p>
    <w:p w14:paraId="1755EA3E" w14:textId="77777777" w:rsidR="00EE09A2" w:rsidRDefault="00EE09A2">
      <w:pPr>
        <w:pStyle w:val="Pardfaut"/>
        <w:rPr>
          <w:rFonts w:ascii="Times Roman" w:eastAsia="Times Roman" w:hAnsi="Times Roman" w:cs="Times Roman"/>
          <w:u w:color="000000"/>
        </w:rPr>
      </w:pPr>
    </w:p>
    <w:p w14:paraId="56080252" w14:textId="77777777" w:rsidR="00EE09A2" w:rsidRDefault="00FE26FD">
      <w:pPr>
        <w:pStyle w:val="Pardfaut"/>
        <w:rPr>
          <w:rFonts w:eastAsia="Helvetica" w:hAnsi="Helvetica" w:cs="Helvetica"/>
          <w:u w:color="000000"/>
        </w:rPr>
      </w:pPr>
      <w:r>
        <w:rPr>
          <w:rFonts w:ascii="Times Roman"/>
          <w:u w:color="000000"/>
        </w:rPr>
        <w:t xml:space="preserve">Since the age band affected in the plume is most apparent for 25 </w:t>
      </w:r>
      <w:r>
        <w:rPr>
          <w:rFonts w:ascii="Times Roman"/>
          <w:u w:color="000000"/>
        </w:rPr>
        <w:t>to 45 year olds, there is support for both of these hypotheses, and similarly to previous findings [</w:t>
      </w:r>
      <w:r>
        <w:rPr>
          <w:rFonts w:ascii="Times Roman"/>
          <w:color w:val="76BA40"/>
          <w:u w:color="000000"/>
        </w:rPr>
        <w:t>Minton 2014, 2013</w:t>
      </w:r>
      <w:r>
        <w:rPr>
          <w:rFonts w:ascii="Times Roman"/>
          <w:u w:color="000000"/>
        </w:rPr>
        <w:t xml:space="preserve">] perhaps a particularly difficult time in history for men is </w:t>
      </w:r>
      <w:proofErr w:type="spellStart"/>
      <w:r>
        <w:rPr>
          <w:rFonts w:ascii="Times Roman"/>
          <w:u w:color="000000"/>
        </w:rPr>
        <w:t>characterised</w:t>
      </w:r>
      <w:proofErr w:type="spellEnd"/>
      <w:r>
        <w:rPr>
          <w:rFonts w:ascii="Times Roman"/>
          <w:u w:color="000000"/>
        </w:rPr>
        <w:t xml:space="preserve"> by not just one major threat to health, but by multiple threats</w:t>
      </w:r>
      <w:r>
        <w:rPr>
          <w:rFonts w:ascii="Times Roman"/>
          <w:u w:color="000000"/>
        </w:rPr>
        <w:t xml:space="preserve">. Between 1963 and 1998, men in the USA faced both the Vietnam </w:t>
      </w:r>
      <w:proofErr w:type="gramStart"/>
      <w:r>
        <w:rPr>
          <w:rFonts w:ascii="Times Roman"/>
          <w:u w:color="000000"/>
        </w:rPr>
        <w:t>war</w:t>
      </w:r>
      <w:proofErr w:type="gramEnd"/>
      <w:r>
        <w:rPr>
          <w:rFonts w:ascii="Times Roman"/>
          <w:u w:color="000000"/>
        </w:rPr>
        <w:t xml:space="preserve"> and the Gulf War, HIV/AIDS and multiple economic recessions which damaged their traditional role as </w:t>
      </w:r>
      <w:r>
        <w:rPr>
          <w:rFonts w:hAnsi="Times Roman"/>
          <w:u w:color="000000"/>
        </w:rPr>
        <w:t>“</w:t>
      </w:r>
      <w:r>
        <w:rPr>
          <w:rFonts w:ascii="Times Roman"/>
          <w:u w:color="000000"/>
        </w:rPr>
        <w:t>breadwinner.</w:t>
      </w:r>
      <w:r>
        <w:rPr>
          <w:rFonts w:hAnsi="Times Roman"/>
          <w:u w:color="000000"/>
        </w:rPr>
        <w:t>”…</w:t>
      </w:r>
      <w:r>
        <w:rPr>
          <w:rFonts w:hAnsi="Times Roman"/>
          <w:u w:color="000000"/>
        </w:rPr>
        <w:t xml:space="preserve"> </w:t>
      </w:r>
      <w:r>
        <w:rPr>
          <w:rFonts w:ascii="Times Roman"/>
          <w:u w:color="000000"/>
        </w:rPr>
        <w:t>(</w:t>
      </w:r>
      <w:proofErr w:type="gramStart"/>
      <w:r>
        <w:rPr>
          <w:rFonts w:ascii="Times Roman"/>
          <w:u w:color="000000"/>
        </w:rPr>
        <w:t>early</w:t>
      </w:r>
      <w:proofErr w:type="gramEnd"/>
      <w:r>
        <w:rPr>
          <w:rFonts w:ascii="Times Roman"/>
          <w:u w:color="000000"/>
        </w:rPr>
        <w:t xml:space="preserve"> 1970s, 1980s and early 1990s recessions)</w:t>
      </w:r>
    </w:p>
    <w:p w14:paraId="0C4DEDAB" w14:textId="77777777" w:rsidR="00EE09A2" w:rsidRDefault="00EE09A2">
      <w:pPr>
        <w:pStyle w:val="Pardfaut"/>
        <w:rPr>
          <w:rFonts w:ascii="Times Roman" w:eastAsia="Times Roman" w:hAnsi="Times Roman" w:cs="Times Roman"/>
          <w:u w:color="000000"/>
        </w:rPr>
      </w:pPr>
    </w:p>
    <w:p w14:paraId="24A35F7D" w14:textId="77777777" w:rsidR="00EE09A2" w:rsidRDefault="00FE26FD">
      <w:pPr>
        <w:pStyle w:val="Pardfaut"/>
        <w:rPr>
          <w:rFonts w:ascii="Times Roman" w:eastAsia="Times Roman" w:hAnsi="Times Roman" w:cs="Times Roman"/>
          <w:u w:color="000000"/>
        </w:rPr>
      </w:pPr>
      <w:r>
        <w:rPr>
          <w:rFonts w:ascii="Times Roman"/>
          <w:u w:color="000000"/>
        </w:rPr>
        <w:t>Excess mortality for men</w:t>
      </w:r>
      <w:r>
        <w:rPr>
          <w:rFonts w:ascii="Times Roman"/>
          <w:u w:color="000000"/>
        </w:rPr>
        <w:t xml:space="preserve"> was trimmed dramatically around 1995, perhaps indicating better times for men, or worse times for women, or both simultaneously.</w:t>
      </w:r>
    </w:p>
    <w:p w14:paraId="2A92F1E3" w14:textId="77777777" w:rsidR="00EE09A2" w:rsidRDefault="00EE09A2">
      <w:pPr>
        <w:pStyle w:val="Pardfaut"/>
        <w:rPr>
          <w:rFonts w:ascii="Times Roman" w:eastAsia="Times Roman" w:hAnsi="Times Roman" w:cs="Times Roman"/>
          <w:b/>
          <w:bCs/>
          <w:u w:color="000000"/>
        </w:rPr>
      </w:pPr>
    </w:p>
    <w:p w14:paraId="62566323" w14:textId="77777777" w:rsidR="00EE09A2" w:rsidRDefault="00FE26FD">
      <w:pPr>
        <w:pStyle w:val="Pardfaut"/>
        <w:rPr>
          <w:rFonts w:ascii="Times Roman" w:eastAsia="Times Roman" w:hAnsi="Times Roman" w:cs="Times Roman"/>
          <w:b/>
          <w:bCs/>
          <w:u w:color="000000"/>
        </w:rPr>
      </w:pPr>
      <w:proofErr w:type="gramStart"/>
      <w:r>
        <w:rPr>
          <w:rFonts w:ascii="Times Roman"/>
          <w:b/>
          <w:bCs/>
          <w:u w:color="000000"/>
        </w:rPr>
        <w:t>fig</w:t>
      </w:r>
      <w:proofErr w:type="gramEnd"/>
      <w:r>
        <w:rPr>
          <w:rFonts w:ascii="Times Roman"/>
          <w:b/>
          <w:bCs/>
          <w:u w:color="000000"/>
        </w:rPr>
        <w:t xml:space="preserve"> 2 USA + Canada</w:t>
      </w:r>
    </w:p>
    <w:p w14:paraId="27260F1B" w14:textId="77777777" w:rsidR="00EE09A2" w:rsidRDefault="00EE09A2">
      <w:pPr>
        <w:pStyle w:val="Pardfaut"/>
        <w:rPr>
          <w:rFonts w:eastAsia="Helvetica" w:hAnsi="Helvetica" w:cs="Helvetica"/>
          <w:u w:color="000000"/>
        </w:rPr>
      </w:pPr>
    </w:p>
    <w:p w14:paraId="7A1E4D08" w14:textId="77777777" w:rsidR="00EE09A2" w:rsidRDefault="00FE26FD">
      <w:pPr>
        <w:pStyle w:val="Pardfaut"/>
        <w:rPr>
          <w:rFonts w:eastAsia="Helvetica" w:hAnsi="Helvetica" w:cs="Helvetica"/>
          <w:u w:color="000000"/>
        </w:rPr>
      </w:pPr>
      <w:r>
        <w:rPr>
          <w:rFonts w:ascii="Times Roman"/>
          <w:u w:color="000000"/>
        </w:rPr>
        <w:t>Looking at a comparable contour plot for Canada, there is support for these ideas. Canadian men would hav</w:t>
      </w:r>
      <w:r>
        <w:rPr>
          <w:rFonts w:ascii="Times Roman"/>
          <w:u w:color="000000"/>
        </w:rPr>
        <w:t xml:space="preserve">e been similarly affected by AIDS but not as much by the World Wars, the </w:t>
      </w:r>
      <w:proofErr w:type="gramStart"/>
      <w:r>
        <w:rPr>
          <w:rFonts w:ascii="Times Roman"/>
          <w:u w:color="000000"/>
        </w:rPr>
        <w:t>Vietnam war</w:t>
      </w:r>
      <w:proofErr w:type="gramEnd"/>
      <w:r>
        <w:rPr>
          <w:rFonts w:ascii="Times Roman"/>
          <w:u w:color="000000"/>
        </w:rPr>
        <w:t xml:space="preserve"> (there is less of a triangular plume of excess mortality reaching into the 25-40 year old age bands in the Canadian data). </w:t>
      </w:r>
      <w:r>
        <w:rPr>
          <w:rFonts w:ascii="Times Roman"/>
          <w:color w:val="659C34"/>
          <w:u w:color="000000"/>
        </w:rPr>
        <w:t>Or is</w:t>
      </w:r>
      <w:r>
        <w:rPr>
          <w:rFonts w:hAnsi="Times Roman"/>
          <w:color w:val="659C34"/>
          <w:u w:color="000000"/>
        </w:rPr>
        <w:t> </w:t>
      </w:r>
      <w:r>
        <w:rPr>
          <w:rFonts w:ascii="Times Roman"/>
          <w:color w:val="659C34"/>
          <w:u w:color="000000"/>
        </w:rPr>
        <w:t>that</w:t>
      </w:r>
      <w:r>
        <w:rPr>
          <w:rFonts w:hAnsi="Times Roman"/>
          <w:color w:val="659C34"/>
          <w:u w:color="000000"/>
        </w:rPr>
        <w:t> </w:t>
      </w:r>
      <w:r>
        <w:rPr>
          <w:rFonts w:ascii="Times Roman"/>
          <w:color w:val="659C34"/>
          <w:u w:color="000000"/>
        </w:rPr>
        <w:t xml:space="preserve">just because the data for Canada are </w:t>
      </w:r>
      <w:r>
        <w:rPr>
          <w:rFonts w:ascii="Times Roman"/>
          <w:color w:val="659C34"/>
          <w:u w:color="000000"/>
        </w:rPr>
        <w:t xml:space="preserve">till 2000 and the plume </w:t>
      </w:r>
      <w:proofErr w:type="spellStart"/>
      <w:r>
        <w:rPr>
          <w:rFonts w:ascii="Times Roman"/>
          <w:color w:val="659C34"/>
          <w:u w:color="000000"/>
        </w:rPr>
        <w:t>doesn</w:t>
      </w:r>
      <w:proofErr w:type="spellEnd"/>
      <w:r>
        <w:rPr>
          <w:rFonts w:hAnsi="Times Roman"/>
          <w:color w:val="659C34"/>
          <w:u w:color="000000"/>
          <w:lang w:val="fr-FR"/>
        </w:rPr>
        <w:t>’</w:t>
      </w:r>
      <w:r>
        <w:rPr>
          <w:rFonts w:ascii="Times Roman"/>
          <w:color w:val="659C34"/>
          <w:u w:color="000000"/>
        </w:rPr>
        <w:t>t show?</w:t>
      </w:r>
    </w:p>
    <w:p w14:paraId="777E1E05" w14:textId="77777777" w:rsidR="00EE09A2" w:rsidRDefault="00EE09A2">
      <w:pPr>
        <w:pStyle w:val="Pardfaut"/>
        <w:rPr>
          <w:rFonts w:ascii="Times Roman" w:eastAsia="Times Roman" w:hAnsi="Times Roman" w:cs="Times Roman"/>
          <w:u w:color="000000"/>
        </w:rPr>
      </w:pPr>
    </w:p>
    <w:p w14:paraId="3C52983C" w14:textId="77777777" w:rsidR="00EE09A2" w:rsidRDefault="00FE26FD">
      <w:pPr>
        <w:pStyle w:val="Pardfaut"/>
        <w:rPr>
          <w:rFonts w:eastAsia="Helvetica" w:hAnsi="Helvetica" w:cs="Helvetica"/>
          <w:u w:color="000000"/>
        </w:rPr>
      </w:pPr>
      <w:r>
        <w:rPr>
          <w:rFonts w:ascii="Times Roman"/>
          <w:u w:color="000000"/>
        </w:rPr>
        <w:t>While excess male mortality drops off for most men after 1998, the excess male mortality continued for men who were 49 years old in 2005. This is evident by observing the continuation of the orange</w:t>
      </w:r>
      <w:r>
        <w:rPr>
          <w:rFonts w:hAnsi="Times Roman"/>
          <w:u w:color="000000"/>
        </w:rPr>
        <w:t> ‘</w:t>
      </w:r>
      <w:r>
        <w:rPr>
          <w:rFonts w:ascii="Times Roman"/>
          <w:u w:color="000000"/>
        </w:rPr>
        <w:t>plume' for 49 year</w:t>
      </w:r>
      <w:r>
        <w:rPr>
          <w:rFonts w:ascii="Times Roman"/>
          <w:u w:color="000000"/>
        </w:rPr>
        <w:t xml:space="preserve"> olds on the USA contour map.</w:t>
      </w:r>
      <w:r>
        <w:rPr>
          <w:rFonts w:hAnsi="Times Roman"/>
          <w:u w:color="000000"/>
        </w:rPr>
        <w:t> </w:t>
      </w:r>
      <w:r>
        <w:rPr>
          <w:rFonts w:ascii="Times Roman"/>
          <w:u w:color="000000"/>
        </w:rPr>
        <w:t xml:space="preserve">These men would have been born in </w:t>
      </w:r>
      <w:proofErr w:type="gramStart"/>
      <w:r>
        <w:rPr>
          <w:rFonts w:ascii="Times Roman"/>
          <w:u w:color="000000"/>
        </w:rPr>
        <w:t>1956,</w:t>
      </w:r>
      <w:proofErr w:type="gramEnd"/>
      <w:r>
        <w:rPr>
          <w:rFonts w:ascii="Times Roman"/>
          <w:u w:color="000000"/>
        </w:rPr>
        <w:t xml:space="preserve"> the year after the US began its involvement in the war (although the main involvement was </w:t>
      </w:r>
      <w:proofErr w:type="spellStart"/>
      <w:r>
        <w:rPr>
          <w:rFonts w:ascii="Times Roman"/>
          <w:u w:color="000000"/>
        </w:rPr>
        <w:t>frm</w:t>
      </w:r>
      <w:proofErr w:type="spellEnd"/>
      <w:r>
        <w:rPr>
          <w:rFonts w:ascii="Times Roman"/>
          <w:u w:color="000000"/>
        </w:rPr>
        <w:t xml:space="preserve"> 1965 to 1973). </w:t>
      </w:r>
      <w:proofErr w:type="gramStart"/>
      <w:r>
        <w:rPr>
          <w:rFonts w:ascii="Times Roman"/>
          <w:u w:color="000000"/>
        </w:rPr>
        <w:t>(BBC, 2005).</w:t>
      </w:r>
      <w:proofErr w:type="gramEnd"/>
      <w:r>
        <w:rPr>
          <w:rFonts w:ascii="Times Roman"/>
          <w:u w:color="000000"/>
        </w:rPr>
        <w:t xml:space="preserve"> </w:t>
      </w:r>
      <w:r>
        <w:rPr>
          <w:rFonts w:hAnsi="Times Roman"/>
          <w:u w:color="000000"/>
        </w:rPr>
        <w:t> </w:t>
      </w:r>
    </w:p>
    <w:p w14:paraId="47A6F75C" w14:textId="77777777" w:rsidR="00EE09A2" w:rsidRDefault="00EE09A2">
      <w:pPr>
        <w:pStyle w:val="Pardfaut"/>
        <w:rPr>
          <w:rFonts w:ascii="Times Roman" w:eastAsia="Times Roman" w:hAnsi="Times Roman" w:cs="Times Roman"/>
          <w:u w:color="000000"/>
        </w:rPr>
      </w:pPr>
    </w:p>
    <w:p w14:paraId="6B6C5BC9" w14:textId="77777777" w:rsidR="00EE09A2" w:rsidRDefault="00FE26FD">
      <w:pPr>
        <w:pStyle w:val="Pardfaut"/>
        <w:rPr>
          <w:rFonts w:eastAsia="Helvetica" w:hAnsi="Helvetica" w:cs="Helvetica"/>
          <w:u w:color="000000"/>
        </w:rPr>
      </w:pPr>
      <w:r>
        <w:rPr>
          <w:rFonts w:ascii="Times Roman"/>
          <w:u w:color="000000"/>
        </w:rPr>
        <w:t>Looking at those men who were 19</w:t>
      </w:r>
      <w:r>
        <w:rPr>
          <w:rFonts w:hAnsi="Times Roman"/>
          <w:u w:color="000000"/>
        </w:rPr>
        <w:t> </w:t>
      </w:r>
      <w:r>
        <w:rPr>
          <w:rFonts w:ascii="Times Roman"/>
          <w:u w:color="000000"/>
        </w:rPr>
        <w:t>(the average of participants</w:t>
      </w:r>
      <w:r>
        <w:rPr>
          <w:rFonts w:ascii="Times Roman"/>
          <w:u w:color="000000"/>
        </w:rPr>
        <w:t xml:space="preserve"> in the Vietnam war)</w:t>
      </w:r>
      <w:r>
        <w:rPr>
          <w:rFonts w:hAnsi="Times Roman"/>
          <w:u w:color="000000"/>
        </w:rPr>
        <w:t> </w:t>
      </w:r>
      <w:r>
        <w:rPr>
          <w:rFonts w:ascii="Times Roman"/>
          <w:u w:color="000000"/>
        </w:rPr>
        <w:t>in 1965, there is evidence of male excess mortality during the war...</w:t>
      </w:r>
    </w:p>
    <w:p w14:paraId="370A2648" w14:textId="77777777" w:rsidR="00EE09A2" w:rsidRDefault="00EE09A2">
      <w:pPr>
        <w:pStyle w:val="Pardfaut"/>
        <w:rPr>
          <w:rFonts w:ascii="Times Roman" w:eastAsia="Times Roman" w:hAnsi="Times Roman" w:cs="Times Roman"/>
          <w:u w:color="000000"/>
        </w:rPr>
      </w:pPr>
    </w:p>
    <w:p w14:paraId="1B6B602A" w14:textId="77777777" w:rsidR="00EE09A2" w:rsidRDefault="00FE26FD">
      <w:pPr>
        <w:pStyle w:val="Pardfaut"/>
        <w:rPr>
          <w:rFonts w:eastAsia="Helvetica" w:hAnsi="Helvetica" w:cs="Helvetica"/>
          <w:u w:color="000000"/>
        </w:rPr>
      </w:pPr>
      <w:r>
        <w:rPr>
          <w:rFonts w:ascii="Times Roman"/>
          <w:u w:color="000000"/>
        </w:rPr>
        <w:t>Beginning around the end of the 1940s, a mortality difference among boys and young men (15-25 years old) appears and persists across the period of available data (2</w:t>
      </w:r>
      <w:r>
        <w:rPr>
          <w:rFonts w:ascii="Times Roman"/>
          <w:u w:color="000000"/>
        </w:rPr>
        <w:t xml:space="preserve">010). A possibility is that this increased difference in the USA among 15-25 year olds is due to road traffic accidents, as car ownership became widespread and historically men were driving far more than women, and the </w:t>
      </w:r>
      <w:proofErr w:type="gramStart"/>
      <w:r>
        <w:rPr>
          <w:rFonts w:ascii="Times Roman"/>
          <w:u w:color="000000"/>
        </w:rPr>
        <w:t>20 year old</w:t>
      </w:r>
      <w:proofErr w:type="gramEnd"/>
      <w:r>
        <w:rPr>
          <w:rFonts w:ascii="Times Roman"/>
          <w:u w:color="000000"/>
        </w:rPr>
        <w:t xml:space="preserve"> age groups were likely th</w:t>
      </w:r>
      <w:r>
        <w:rPr>
          <w:rFonts w:ascii="Times Roman"/>
          <w:u w:color="000000"/>
        </w:rPr>
        <w:t xml:space="preserve">e highest risk groups. </w:t>
      </w:r>
      <w:r>
        <w:rPr>
          <w:rFonts w:hAnsi="Times Roman"/>
          <w:color w:val="659C34"/>
          <w:u w:color="000000"/>
        </w:rPr>
        <w:t> </w:t>
      </w:r>
      <w:r>
        <w:rPr>
          <w:rFonts w:ascii="Times Roman"/>
          <w:color w:val="659C34"/>
          <w:u w:color="000000"/>
        </w:rPr>
        <w:t xml:space="preserve">(Ref, CDC </w:t>
      </w:r>
      <w:proofErr w:type="spellStart"/>
      <w:r>
        <w:rPr>
          <w:rFonts w:ascii="Times Roman"/>
          <w:color w:val="659C34"/>
          <w:u w:color="000000"/>
        </w:rPr>
        <w:t>chartbook</w:t>
      </w:r>
      <w:proofErr w:type="spellEnd"/>
      <w:r>
        <w:rPr>
          <w:rFonts w:ascii="Times Roman"/>
          <w:color w:val="659C34"/>
          <w:u w:color="000000"/>
        </w:rPr>
        <w:t xml:space="preserve"> 2010, death rate from motor vehicle accidents 5x higher among men compared to women, check by age.)</w:t>
      </w:r>
    </w:p>
    <w:p w14:paraId="0154F418" w14:textId="77777777" w:rsidR="00EE09A2" w:rsidRDefault="00EE09A2">
      <w:pPr>
        <w:pStyle w:val="Pardfaut"/>
        <w:rPr>
          <w:rFonts w:ascii="Times Roman" w:eastAsia="Times Roman" w:hAnsi="Times Roman" w:cs="Times Roman"/>
          <w:u w:color="000000"/>
        </w:rPr>
      </w:pPr>
    </w:p>
    <w:p w14:paraId="3324DF1D" w14:textId="77777777" w:rsidR="00EE09A2" w:rsidRDefault="00FE26FD">
      <w:pPr>
        <w:pStyle w:val="Pardfaut"/>
        <w:rPr>
          <w:rFonts w:ascii="Times Roman" w:eastAsia="Times Roman" w:hAnsi="Times Roman" w:cs="Times Roman"/>
          <w:u w:color="000000"/>
        </w:rPr>
      </w:pPr>
      <w:r>
        <w:rPr>
          <w:rFonts w:ascii="Times Roman"/>
          <w:u w:color="000000"/>
        </w:rPr>
        <w:t>Did we find parallels or contrasts in other countries?</w:t>
      </w:r>
    </w:p>
    <w:p w14:paraId="28901D53" w14:textId="77777777" w:rsidR="00EE09A2" w:rsidRDefault="00EE09A2">
      <w:pPr>
        <w:pStyle w:val="Pardfaut"/>
        <w:rPr>
          <w:rFonts w:ascii="Times Roman" w:eastAsia="Times Roman" w:hAnsi="Times Roman" w:cs="Times Roman"/>
          <w:u w:color="000000"/>
        </w:rPr>
      </w:pPr>
    </w:p>
    <w:p w14:paraId="3BC1CA90" w14:textId="77777777" w:rsidR="00EE09A2" w:rsidRDefault="00FE26FD">
      <w:pPr>
        <w:pStyle w:val="Pardfaut"/>
        <w:rPr>
          <w:rFonts w:ascii="Times Roman" w:eastAsia="Times Roman" w:hAnsi="Times Roman" w:cs="Times Roman"/>
          <w:b/>
          <w:bCs/>
          <w:u w:color="000000"/>
        </w:rPr>
      </w:pPr>
      <w:proofErr w:type="gramStart"/>
      <w:r>
        <w:rPr>
          <w:rFonts w:ascii="Times Roman"/>
          <w:b/>
          <w:bCs/>
          <w:u w:color="000000"/>
        </w:rPr>
        <w:t>fig</w:t>
      </w:r>
      <w:proofErr w:type="gramEnd"/>
      <w:r>
        <w:rPr>
          <w:rFonts w:ascii="Times Roman"/>
          <w:b/>
          <w:bCs/>
          <w:u w:color="000000"/>
        </w:rPr>
        <w:t xml:space="preserve"> 2: four other </w:t>
      </w:r>
      <w:proofErr w:type="spellStart"/>
      <w:r>
        <w:rPr>
          <w:rFonts w:ascii="Times Roman"/>
          <w:b/>
          <w:bCs/>
          <w:u w:color="000000"/>
        </w:rPr>
        <w:t>countreis</w:t>
      </w:r>
      <w:proofErr w:type="spellEnd"/>
      <w:r>
        <w:rPr>
          <w:rFonts w:ascii="Times Roman"/>
          <w:b/>
          <w:bCs/>
          <w:u w:color="000000"/>
        </w:rPr>
        <w:t>, maybe?</w:t>
      </w:r>
    </w:p>
    <w:p w14:paraId="1484CA7F" w14:textId="77777777" w:rsidR="00EE09A2" w:rsidRDefault="00EE09A2">
      <w:pPr>
        <w:pStyle w:val="Pardfaut"/>
        <w:rPr>
          <w:rFonts w:ascii="Times Roman" w:eastAsia="Times Roman" w:hAnsi="Times Roman" w:cs="Times Roman"/>
          <w:u w:color="000000"/>
        </w:rPr>
      </w:pPr>
    </w:p>
    <w:p w14:paraId="45593391" w14:textId="77777777" w:rsidR="00EE09A2" w:rsidRDefault="00FE26FD">
      <w:pPr>
        <w:pStyle w:val="Pardfaut"/>
        <w:rPr>
          <w:rFonts w:ascii="Times Roman" w:eastAsia="Times Roman" w:hAnsi="Times Roman" w:cs="Times Roman"/>
          <w:u w:color="000000"/>
        </w:rPr>
      </w:pPr>
      <w:r>
        <w:rPr>
          <w:rFonts w:ascii="Times Roman"/>
          <w:u w:color="000000"/>
        </w:rPr>
        <w:t>1. England / Wales</w:t>
      </w:r>
    </w:p>
    <w:p w14:paraId="0A1C1BD1" w14:textId="77777777" w:rsidR="00EE09A2" w:rsidRDefault="00FE26FD">
      <w:pPr>
        <w:pStyle w:val="Pardfaut"/>
        <w:rPr>
          <w:rFonts w:ascii="Times Roman" w:eastAsia="Times Roman" w:hAnsi="Times Roman" w:cs="Times Roman"/>
          <w:u w:color="000000"/>
        </w:rPr>
      </w:pPr>
      <w:r>
        <w:rPr>
          <w:rFonts w:ascii="Times Roman"/>
          <w:u w:color="000000"/>
        </w:rPr>
        <w:t>2. Scotland</w:t>
      </w:r>
      <w:r>
        <w:rPr>
          <w:rFonts w:hAnsi="Times Roman"/>
          <w:u w:color="000000"/>
        </w:rPr>
        <w:t> </w:t>
      </w:r>
    </w:p>
    <w:p w14:paraId="7363E81B" w14:textId="77777777" w:rsidR="00EE09A2" w:rsidRDefault="00FE26FD">
      <w:pPr>
        <w:pStyle w:val="Pardfaut"/>
        <w:rPr>
          <w:rFonts w:ascii="Times Roman" w:eastAsia="Times Roman" w:hAnsi="Times Roman" w:cs="Times Roman"/>
          <w:u w:color="000000"/>
        </w:rPr>
      </w:pPr>
      <w:r>
        <w:rPr>
          <w:rFonts w:ascii="Times Roman"/>
          <w:u w:color="000000"/>
          <w:lang w:val="da-DK"/>
        </w:rPr>
        <w:t xml:space="preserve">3. Denmark </w:t>
      </w:r>
      <w:r>
        <w:rPr>
          <w:rFonts w:ascii="Times Roman"/>
          <w:u w:color="000000"/>
        </w:rPr>
        <w:t>/ Germany / Netherlands</w:t>
      </w:r>
    </w:p>
    <w:p w14:paraId="5ACC4313" w14:textId="77777777" w:rsidR="00EE09A2" w:rsidRDefault="00FE26FD">
      <w:pPr>
        <w:pStyle w:val="Pardfaut"/>
        <w:rPr>
          <w:rFonts w:eastAsia="Helvetica" w:hAnsi="Helvetica" w:cs="Helvetica"/>
          <w:u w:color="000000"/>
        </w:rPr>
      </w:pPr>
      <w:r>
        <w:rPr>
          <w:rFonts w:ascii="Times Roman"/>
          <w:u w:color="000000"/>
        </w:rPr>
        <w:t>4. France</w:t>
      </w:r>
    </w:p>
    <w:p w14:paraId="69362610" w14:textId="77777777" w:rsidR="00EE09A2" w:rsidRDefault="00EE09A2">
      <w:pPr>
        <w:pStyle w:val="Pardfaut"/>
        <w:rPr>
          <w:rFonts w:ascii="Times Roman" w:eastAsia="Times Roman" w:hAnsi="Times Roman" w:cs="Times Roman"/>
          <w:u w:color="000000"/>
        </w:rPr>
      </w:pPr>
    </w:p>
    <w:p w14:paraId="5D5F1ECF" w14:textId="77777777" w:rsidR="00EE09A2" w:rsidRDefault="00FE26FD">
      <w:pPr>
        <w:pStyle w:val="Pardfaut"/>
        <w:rPr>
          <w:rFonts w:eastAsia="Helvetica" w:hAnsi="Helvetica" w:cs="Helvetica"/>
          <w:b/>
          <w:bCs/>
          <w:u w:color="000000"/>
        </w:rPr>
      </w:pPr>
      <w:r>
        <w:rPr>
          <w:rFonts w:ascii="Times Roman"/>
          <w:b/>
          <w:bCs/>
          <w:u w:color="000000"/>
        </w:rPr>
        <w:t>Conclusions: war, tobacco, traffic, emerging infections/immune disease and economics</w:t>
      </w:r>
    </w:p>
    <w:p w14:paraId="252DD3BA" w14:textId="77777777" w:rsidR="00EE09A2" w:rsidRDefault="00EE09A2">
      <w:pPr>
        <w:pStyle w:val="Pardfaut"/>
        <w:rPr>
          <w:rFonts w:ascii="Times Roman" w:eastAsia="Times Roman" w:hAnsi="Times Roman" w:cs="Times Roman"/>
          <w:u w:color="000000"/>
        </w:rPr>
      </w:pPr>
    </w:p>
    <w:p w14:paraId="6A2048F4" w14:textId="77777777" w:rsidR="00EE09A2" w:rsidRDefault="00FE26FD">
      <w:pPr>
        <w:pStyle w:val="Pardfaut"/>
        <w:rPr>
          <w:rFonts w:eastAsia="Helvetica" w:hAnsi="Helvetica" w:cs="Helvetica"/>
          <w:u w:color="000000"/>
        </w:rPr>
      </w:pPr>
      <w:r>
        <w:rPr>
          <w:rFonts w:ascii="Times Roman"/>
          <w:u w:color="000000"/>
        </w:rPr>
        <w:t xml:space="preserve">During the period from 1943 to 2010 differences in male versus female life expectancy emerged, most notably </w:t>
      </w:r>
      <w:r>
        <w:rPr>
          <w:rFonts w:ascii="Times Roman"/>
          <w:u w:color="000000"/>
        </w:rPr>
        <w:t>among younger men ages 15-25, but also among older men who were born around 1918 and 1961.</w:t>
      </w:r>
      <w:r>
        <w:rPr>
          <w:rFonts w:hAnsi="Times Roman"/>
          <w:u w:color="000000"/>
        </w:rPr>
        <w:t> </w:t>
      </w:r>
    </w:p>
    <w:p w14:paraId="739BB64B" w14:textId="77777777" w:rsidR="00EE09A2" w:rsidRDefault="00EE09A2">
      <w:pPr>
        <w:pStyle w:val="Pardfaut"/>
        <w:rPr>
          <w:rFonts w:ascii="Times Roman" w:eastAsia="Times Roman" w:hAnsi="Times Roman" w:cs="Times Roman"/>
          <w:u w:color="000000"/>
        </w:rPr>
      </w:pPr>
    </w:p>
    <w:p w14:paraId="37AD4C8A" w14:textId="77777777" w:rsidR="00EE09A2" w:rsidRDefault="00FE26FD">
      <w:pPr>
        <w:pStyle w:val="Pardfaut"/>
        <w:rPr>
          <w:rFonts w:eastAsia="Helvetica" w:hAnsi="Helvetica" w:cs="Helvetica"/>
          <w:u w:color="000000"/>
        </w:rPr>
      </w:pPr>
      <w:r>
        <w:rPr>
          <w:rFonts w:ascii="Times Roman"/>
          <w:u w:color="000000"/>
        </w:rPr>
        <w:t>There are at least 5 possible hypotheses that could explain this excess male mortality.</w:t>
      </w:r>
    </w:p>
    <w:p w14:paraId="0E5E1630" w14:textId="77777777" w:rsidR="00EE09A2" w:rsidRDefault="00EE09A2">
      <w:pPr>
        <w:pStyle w:val="Pardfaut"/>
        <w:rPr>
          <w:rFonts w:ascii="Times Roman" w:eastAsia="Times Roman" w:hAnsi="Times Roman" w:cs="Times Roman"/>
          <w:u w:color="000000"/>
        </w:rPr>
      </w:pPr>
    </w:p>
    <w:p w14:paraId="4A85F0ED" w14:textId="77777777" w:rsidR="00EE09A2" w:rsidRDefault="00FE26FD">
      <w:pPr>
        <w:pStyle w:val="Pardfaut"/>
        <w:rPr>
          <w:rFonts w:ascii="Times Roman" w:eastAsia="Times Roman" w:hAnsi="Times Roman" w:cs="Times Roman"/>
          <w:u w:color="000000"/>
        </w:rPr>
      </w:pPr>
      <w:r>
        <w:rPr>
          <w:rFonts w:ascii="Times Roman"/>
          <w:u w:color="000000"/>
        </w:rPr>
        <w:t xml:space="preserve">1. This work and previous work hints at a war effect (in line with Barker </w:t>
      </w:r>
      <w:r>
        <w:rPr>
          <w:rFonts w:ascii="Times Roman"/>
          <w:u w:color="000000"/>
        </w:rPr>
        <w:t>effect but more specific to wars = Minton effect :) affecting both those born during a major conflict and those who participate, not only during the conflict but also across their lives.</w:t>
      </w:r>
      <w:r>
        <w:rPr>
          <w:rFonts w:hAnsi="Times Roman"/>
          <w:u w:color="000000"/>
        </w:rPr>
        <w:t> </w:t>
      </w:r>
    </w:p>
    <w:p w14:paraId="0F788480" w14:textId="77777777" w:rsidR="00EE09A2" w:rsidRDefault="00EE09A2">
      <w:pPr>
        <w:pStyle w:val="Pardfaut"/>
        <w:rPr>
          <w:rFonts w:ascii="Times Roman" w:eastAsia="Times Roman" w:hAnsi="Times Roman" w:cs="Times Roman"/>
          <w:u w:color="000000"/>
        </w:rPr>
      </w:pPr>
    </w:p>
    <w:p w14:paraId="1D7FD228" w14:textId="77777777" w:rsidR="00EE09A2" w:rsidRDefault="00FE26FD">
      <w:pPr>
        <w:pStyle w:val="Pardfaut"/>
        <w:rPr>
          <w:u w:color="000000"/>
        </w:rPr>
      </w:pPr>
      <w:proofErr w:type="gramStart"/>
      <w:r>
        <w:rPr>
          <w:rFonts w:ascii="Times Roman"/>
          <w:u w:color="000000"/>
        </w:rPr>
        <w:t>new</w:t>
      </w:r>
      <w:proofErr w:type="gramEnd"/>
      <w:r>
        <w:rPr>
          <w:rFonts w:ascii="Times Roman"/>
          <w:u w:color="000000"/>
        </w:rPr>
        <w:t xml:space="preserve"> combat stress story (</w:t>
      </w:r>
      <w:proofErr w:type="spellStart"/>
      <w:r>
        <w:rPr>
          <w:rFonts w:ascii="Times Roman"/>
          <w:u w:color="000000"/>
        </w:rPr>
        <w:t>Marmar</w:t>
      </w:r>
      <w:proofErr w:type="spellEnd"/>
      <w:r>
        <w:rPr>
          <w:rFonts w:ascii="Times Roman"/>
          <w:u w:color="000000"/>
        </w:rPr>
        <w:t xml:space="preserve"> 2014):</w:t>
      </w:r>
      <w:r>
        <w:rPr>
          <w:rFonts w:hAnsi="Times Roman"/>
          <w:u w:color="000000"/>
        </w:rPr>
        <w:t> </w:t>
      </w:r>
      <w:r>
        <w:rPr>
          <w:u w:color="000000"/>
        </w:rPr>
        <w:t>http://www.nytimes.com/2014/</w:t>
      </w:r>
      <w:r>
        <w:rPr>
          <w:u w:color="000000"/>
        </w:rPr>
        <w:t xml:space="preserve">08/08/us/combat-stress-found-to-persist-since-vietnam.html?_r=0 claims those w PTSD 2x likely to have died by retirement age compare to those </w:t>
      </w:r>
      <w:proofErr w:type="spellStart"/>
      <w:r>
        <w:rPr>
          <w:u w:color="000000"/>
        </w:rPr>
        <w:t>wo</w:t>
      </w:r>
      <w:proofErr w:type="spellEnd"/>
    </w:p>
    <w:p w14:paraId="4BAE1016" w14:textId="77777777" w:rsidR="00EE09A2" w:rsidRDefault="00EE09A2">
      <w:pPr>
        <w:pStyle w:val="Pardfaut"/>
        <w:rPr>
          <w:rFonts w:ascii="Times Roman" w:eastAsia="Times Roman" w:hAnsi="Times Roman" w:cs="Times Roman"/>
          <w:u w:color="000000"/>
        </w:rPr>
      </w:pPr>
    </w:p>
    <w:p w14:paraId="6FAC07BD" w14:textId="77777777" w:rsidR="00EE09A2" w:rsidRDefault="00FE26FD">
      <w:pPr>
        <w:pStyle w:val="Pardfaut"/>
        <w:rPr>
          <w:rFonts w:eastAsia="Helvetica" w:hAnsi="Helvetica" w:cs="Helvetica"/>
          <w:u w:color="000000"/>
        </w:rPr>
      </w:pPr>
      <w:r>
        <w:rPr>
          <w:rFonts w:ascii="Times Roman"/>
          <w:u w:color="000000"/>
        </w:rPr>
        <w:t xml:space="preserve">2. The increased difference among 60 year </w:t>
      </w:r>
      <w:proofErr w:type="gramStart"/>
      <w:r>
        <w:rPr>
          <w:rFonts w:ascii="Times Roman"/>
          <w:u w:color="000000"/>
        </w:rPr>
        <w:t>olds which appears around 1950</w:t>
      </w:r>
      <w:proofErr w:type="gramEnd"/>
      <w:r>
        <w:rPr>
          <w:rFonts w:ascii="Times Roman"/>
          <w:u w:color="000000"/>
        </w:rPr>
        <w:t xml:space="preserve"> could have been due to smoking behavi</w:t>
      </w:r>
      <w:r>
        <w:rPr>
          <w:rFonts w:ascii="Times Roman"/>
          <w:u w:color="000000"/>
        </w:rPr>
        <w:t>our, more common among men until around 1970.</w:t>
      </w:r>
    </w:p>
    <w:p w14:paraId="35B1BF25" w14:textId="77777777" w:rsidR="00EE09A2" w:rsidRDefault="00EE09A2">
      <w:pPr>
        <w:pStyle w:val="Pardfaut"/>
        <w:rPr>
          <w:rFonts w:ascii="Times Roman" w:eastAsia="Times Roman" w:hAnsi="Times Roman" w:cs="Times Roman"/>
          <w:u w:color="000000"/>
        </w:rPr>
      </w:pPr>
    </w:p>
    <w:p w14:paraId="7EFEAE0D" w14:textId="77777777" w:rsidR="00EE09A2" w:rsidRDefault="00FE26FD">
      <w:pPr>
        <w:pStyle w:val="Pardfaut"/>
        <w:rPr>
          <w:rFonts w:eastAsia="Helvetica" w:hAnsi="Helvetica" w:cs="Helvetica"/>
          <w:u w:color="000000"/>
        </w:rPr>
      </w:pPr>
      <w:r>
        <w:rPr>
          <w:rFonts w:ascii="Times Roman"/>
          <w:u w:color="000000"/>
        </w:rPr>
        <w:t>3. When car ownership became widespread in the USA, men were more likely to drive than women, and also to have fatal traffic accidents. This may have changed by 1995 when young women were as likely to drive as</w:t>
      </w:r>
      <w:r>
        <w:rPr>
          <w:rFonts w:ascii="Times Roman"/>
          <w:u w:color="000000"/>
        </w:rPr>
        <w:t xml:space="preserve"> young men, and nearly as likely to have fatal accidents as men, perhaps indicating that seat belt laws and airbag technology have prevented deaths in spite of traffic accidents.</w:t>
      </w:r>
    </w:p>
    <w:p w14:paraId="0B683118" w14:textId="77777777" w:rsidR="00EE09A2" w:rsidRDefault="00EE09A2">
      <w:pPr>
        <w:pStyle w:val="Pardfaut"/>
        <w:rPr>
          <w:rFonts w:ascii="Times Roman" w:eastAsia="Times Roman" w:hAnsi="Times Roman" w:cs="Times Roman"/>
          <w:u w:color="000000"/>
        </w:rPr>
      </w:pPr>
    </w:p>
    <w:p w14:paraId="37302FAD" w14:textId="77777777" w:rsidR="00EE09A2" w:rsidRDefault="00FE26FD">
      <w:pPr>
        <w:pStyle w:val="Pardfaut"/>
        <w:rPr>
          <w:rFonts w:eastAsia="Helvetica" w:hAnsi="Helvetica" w:cs="Helvetica"/>
          <w:u w:color="000000"/>
        </w:rPr>
      </w:pPr>
      <w:r>
        <w:rPr>
          <w:rFonts w:ascii="Times Roman"/>
          <w:u w:color="000000"/>
        </w:rPr>
        <w:t xml:space="preserve">4. Emerging infections during the 1980s such as HIV, and the human response </w:t>
      </w:r>
      <w:r>
        <w:rPr>
          <w:rFonts w:ascii="Times Roman"/>
          <w:u w:color="000000"/>
        </w:rPr>
        <w:t xml:space="preserve">to them in the form of immune disease followed almost always by death may have contributed to the excess male mortality during the 1980s and early 1990s, when infection was more common among men and protective therapy against the development of the immune </w:t>
      </w:r>
      <w:r>
        <w:rPr>
          <w:rFonts w:ascii="Times Roman"/>
          <w:u w:color="000000"/>
        </w:rPr>
        <w:t>disease was not yet widely available.</w:t>
      </w:r>
      <w:r>
        <w:rPr>
          <w:rFonts w:hAnsi="Times Roman"/>
          <w:u w:color="000000"/>
        </w:rPr>
        <w:t> </w:t>
      </w:r>
    </w:p>
    <w:p w14:paraId="4EA1BE0A" w14:textId="77777777" w:rsidR="00EE09A2" w:rsidRDefault="00EE09A2">
      <w:pPr>
        <w:pStyle w:val="Pardfaut"/>
        <w:rPr>
          <w:rFonts w:ascii="Times Roman" w:eastAsia="Times Roman" w:hAnsi="Times Roman" w:cs="Times Roman"/>
          <w:u w:color="000000"/>
        </w:rPr>
      </w:pPr>
    </w:p>
    <w:p w14:paraId="2E045655" w14:textId="77777777" w:rsidR="00EE09A2" w:rsidRDefault="00FE26FD">
      <w:pPr>
        <w:pStyle w:val="Pardfaut"/>
        <w:rPr>
          <w:rFonts w:eastAsia="Helvetica" w:hAnsi="Helvetica" w:cs="Helvetica"/>
          <w:u w:color="000000"/>
        </w:rPr>
      </w:pPr>
      <w:r>
        <w:rPr>
          <w:rFonts w:ascii="Times Roman"/>
          <w:u w:color="000000"/>
          <w:lang w:val="fr-FR"/>
        </w:rPr>
        <w:t xml:space="preserve">5. </w:t>
      </w:r>
      <w:proofErr w:type="spellStart"/>
      <w:r>
        <w:rPr>
          <w:rFonts w:ascii="Times Roman"/>
          <w:u w:color="000000"/>
          <w:lang w:val="fr-FR"/>
        </w:rPr>
        <w:t>Unemployment</w:t>
      </w:r>
      <w:proofErr w:type="spellEnd"/>
      <w:r>
        <w:rPr>
          <w:rFonts w:ascii="Times Roman"/>
          <w:u w:color="000000"/>
          <w:lang w:val="fr-FR"/>
        </w:rPr>
        <w:t xml:space="preserve"> </w:t>
      </w:r>
      <w:r>
        <w:rPr>
          <w:rFonts w:hAnsi="Times Roman"/>
          <w:u w:color="000000"/>
        </w:rPr>
        <w:t>–</w:t>
      </w:r>
      <w:r>
        <w:rPr>
          <w:rFonts w:hAnsi="Times Roman"/>
          <w:u w:color="000000"/>
        </w:rPr>
        <w:t xml:space="preserve"> </w:t>
      </w:r>
      <w:r>
        <w:rPr>
          <w:rFonts w:ascii="Times Roman"/>
          <w:u w:color="000000"/>
        </w:rPr>
        <w:t>especially effecting young men (</w:t>
      </w:r>
      <w:proofErr w:type="spellStart"/>
      <w:r>
        <w:rPr>
          <w:rFonts w:ascii="Times Roman"/>
          <w:u w:color="000000"/>
        </w:rPr>
        <w:t>doubls</w:t>
      </w:r>
      <w:proofErr w:type="spellEnd"/>
      <w:r>
        <w:rPr>
          <w:rFonts w:ascii="Times Roman"/>
          <w:u w:color="000000"/>
        </w:rPr>
        <w:t xml:space="preserve"> mortality chance).</w:t>
      </w:r>
    </w:p>
    <w:p w14:paraId="7770C667" w14:textId="77777777" w:rsidR="00EE09A2" w:rsidRDefault="00EE09A2">
      <w:pPr>
        <w:pStyle w:val="Pardfaut"/>
        <w:rPr>
          <w:rFonts w:ascii="Times Roman" w:eastAsia="Times Roman" w:hAnsi="Times Roman" w:cs="Times Roman"/>
          <w:u w:color="000000"/>
        </w:rPr>
      </w:pPr>
    </w:p>
    <w:p w14:paraId="3C786138" w14:textId="77777777" w:rsidR="00EE09A2" w:rsidRDefault="00FE26FD">
      <w:pPr>
        <w:pStyle w:val="Pardfaut"/>
        <w:rPr>
          <w:rFonts w:eastAsia="Helvetica" w:hAnsi="Helvetica" w:cs="Helvetica"/>
          <w:u w:color="000000"/>
        </w:rPr>
      </w:pPr>
      <w:r>
        <w:rPr>
          <w:rFonts w:ascii="Times Roman"/>
          <w:u w:color="000000"/>
        </w:rPr>
        <w:t>To our knowledge this is the first study of historical trends in the sex differences in life expectancy in the USA, but our observations ar</w:t>
      </w:r>
      <w:r>
        <w:rPr>
          <w:rFonts w:ascii="Times Roman"/>
          <w:u w:color="000000"/>
        </w:rPr>
        <w:t>e consistent with other recent studies.</w:t>
      </w:r>
      <w:r>
        <w:rPr>
          <w:rFonts w:hAnsi="Times Roman"/>
          <w:u w:color="000000"/>
        </w:rPr>
        <w:t> </w:t>
      </w:r>
    </w:p>
    <w:p w14:paraId="7136684C" w14:textId="77777777" w:rsidR="00EE09A2" w:rsidRDefault="00EE09A2">
      <w:pPr>
        <w:pStyle w:val="Pardfaut"/>
        <w:rPr>
          <w:rFonts w:ascii="Times Roman" w:eastAsia="Times Roman" w:hAnsi="Times Roman" w:cs="Times Roman"/>
          <w:u w:color="000000"/>
        </w:rPr>
      </w:pPr>
    </w:p>
    <w:p w14:paraId="4F4C2C56" w14:textId="77777777" w:rsidR="00EE09A2" w:rsidRDefault="00FE26FD">
      <w:pPr>
        <w:pStyle w:val="Pardfaut"/>
        <w:rPr>
          <w:rFonts w:eastAsia="Helvetica" w:hAnsi="Helvetica" w:cs="Helvetica"/>
          <w:u w:color="000000"/>
        </w:rPr>
      </w:pPr>
      <w:r>
        <w:rPr>
          <w:rFonts w:ascii="Times Roman"/>
          <w:u w:color="000000"/>
        </w:rPr>
        <w:t>Mayhew and Smith reported in 2014 that there is evidence that the difference between men and women is lessening in England and Wales, suggesting that the difference is not a natural or biological difference.</w:t>
      </w:r>
      <w:r>
        <w:rPr>
          <w:rFonts w:hAnsi="Times Roman"/>
          <w:u w:color="000000"/>
        </w:rPr>
        <w:t> </w:t>
      </w:r>
    </w:p>
    <w:p w14:paraId="384DBB7B" w14:textId="77777777" w:rsidR="00EE09A2" w:rsidRDefault="00EE09A2">
      <w:pPr>
        <w:pStyle w:val="Pardfaut"/>
        <w:rPr>
          <w:rFonts w:ascii="Times Roman" w:eastAsia="Times Roman" w:hAnsi="Times Roman" w:cs="Times Roman"/>
          <w:u w:color="000000"/>
        </w:rPr>
      </w:pPr>
    </w:p>
    <w:p w14:paraId="191E282A" w14:textId="77777777" w:rsidR="00EE09A2" w:rsidRDefault="00FE26FD">
      <w:pPr>
        <w:pStyle w:val="Pardfaut"/>
        <w:rPr>
          <w:rFonts w:eastAsia="Helvetica" w:hAnsi="Helvetica" w:cs="Helvetica"/>
          <w:u w:color="000000"/>
        </w:rPr>
      </w:pPr>
      <w:r>
        <w:rPr>
          <w:rFonts w:ascii="Times Roman"/>
          <w:u w:color="000000"/>
        </w:rPr>
        <w:t>...</w:t>
      </w:r>
    </w:p>
    <w:p w14:paraId="34F79BDD" w14:textId="77777777" w:rsidR="00EE09A2" w:rsidRDefault="00EE09A2">
      <w:pPr>
        <w:pStyle w:val="Pardfaut"/>
        <w:rPr>
          <w:rFonts w:ascii="Times Roman" w:eastAsia="Times Roman" w:hAnsi="Times Roman" w:cs="Times Roman"/>
          <w:u w:color="000000"/>
        </w:rPr>
      </w:pPr>
    </w:p>
    <w:p w14:paraId="1A234780" w14:textId="77777777" w:rsidR="00EE09A2" w:rsidRDefault="00FE26FD">
      <w:pPr>
        <w:pStyle w:val="Pardfaut"/>
        <w:rPr>
          <w:rFonts w:eastAsia="Helvetica" w:hAnsi="Helvetica" w:cs="Helvetica"/>
          <w:b/>
          <w:bCs/>
          <w:u w:color="000000"/>
        </w:rPr>
      </w:pPr>
      <w:r>
        <w:rPr>
          <w:rFonts w:ascii="Times Roman"/>
          <w:b/>
          <w:bCs/>
          <w:u w:color="000000"/>
          <w:lang w:val="fr-FR"/>
        </w:rPr>
        <w:t>Limitations</w:t>
      </w:r>
    </w:p>
    <w:p w14:paraId="567AC7A6" w14:textId="77777777" w:rsidR="00EE09A2" w:rsidRDefault="00EE09A2">
      <w:pPr>
        <w:pStyle w:val="Pardfaut"/>
        <w:rPr>
          <w:rFonts w:ascii="Times Roman" w:eastAsia="Times Roman" w:hAnsi="Times Roman" w:cs="Times Roman"/>
          <w:u w:color="000000"/>
        </w:rPr>
      </w:pPr>
    </w:p>
    <w:p w14:paraId="3F4A1674" w14:textId="77777777" w:rsidR="00EE09A2" w:rsidRDefault="00FE26FD">
      <w:pPr>
        <w:pStyle w:val="Pardfaut"/>
        <w:rPr>
          <w:rFonts w:eastAsia="Helvetica" w:hAnsi="Helvetica" w:cs="Helvetica"/>
          <w:u w:color="000000"/>
        </w:rPr>
      </w:pPr>
      <w:r>
        <w:rPr>
          <w:rFonts w:ascii="Times Roman"/>
          <w:u w:color="000000"/>
        </w:rPr>
        <w:t>What else could explain what we found?</w:t>
      </w:r>
    </w:p>
    <w:p w14:paraId="184C303E" w14:textId="77777777" w:rsidR="00EE09A2" w:rsidRDefault="00EE09A2">
      <w:pPr>
        <w:pStyle w:val="Pardfaut"/>
        <w:rPr>
          <w:rFonts w:ascii="Times Roman" w:eastAsia="Times Roman" w:hAnsi="Times Roman" w:cs="Times Roman"/>
          <w:u w:color="000000"/>
        </w:rPr>
      </w:pPr>
    </w:p>
    <w:p w14:paraId="3DE374AB" w14:textId="77777777" w:rsidR="00EE09A2" w:rsidRDefault="00FE26FD">
      <w:pPr>
        <w:pStyle w:val="Pardfaut"/>
        <w:rPr>
          <w:rFonts w:eastAsia="Helvetica" w:hAnsi="Helvetica" w:cs="Helvetica"/>
          <w:u w:color="000000"/>
        </w:rPr>
      </w:pPr>
      <w:r>
        <w:rPr>
          <w:rFonts w:ascii="Times Roman"/>
          <w:u w:color="000000"/>
        </w:rPr>
        <w:t xml:space="preserve">1. </w:t>
      </w:r>
      <w:proofErr w:type="gramStart"/>
      <w:r>
        <w:rPr>
          <w:rFonts w:ascii="Times Roman"/>
          <w:u w:color="000000"/>
        </w:rPr>
        <w:t>changes</w:t>
      </w:r>
      <w:proofErr w:type="gramEnd"/>
      <w:r>
        <w:rPr>
          <w:rFonts w:ascii="Times Roman"/>
          <w:u w:color="000000"/>
        </w:rPr>
        <w:t xml:space="preserve"> in reporting</w:t>
      </w:r>
      <w:r>
        <w:rPr>
          <w:rFonts w:hAnsi="Times Roman"/>
          <w:u w:color="000000"/>
        </w:rPr>
        <w:t> </w:t>
      </w:r>
    </w:p>
    <w:p w14:paraId="59FF9C29" w14:textId="77777777" w:rsidR="00EE09A2" w:rsidRDefault="00EE09A2">
      <w:pPr>
        <w:pStyle w:val="Pardfaut"/>
        <w:rPr>
          <w:rFonts w:ascii="Times Roman" w:eastAsia="Times Roman" w:hAnsi="Times Roman" w:cs="Times Roman"/>
          <w:u w:color="000000"/>
        </w:rPr>
      </w:pPr>
    </w:p>
    <w:p w14:paraId="3E16BB25" w14:textId="77777777" w:rsidR="00EE09A2" w:rsidRDefault="00FE26FD">
      <w:pPr>
        <w:pStyle w:val="Pardfaut"/>
        <w:rPr>
          <w:rFonts w:eastAsia="Helvetica" w:hAnsi="Helvetica" w:cs="Helvetica"/>
          <w:u w:color="000000"/>
        </w:rPr>
      </w:pPr>
      <w:r>
        <w:rPr>
          <w:rFonts w:ascii="Times Roman"/>
          <w:u w:color="000000"/>
        </w:rPr>
        <w:t>(</w:t>
      </w:r>
      <w:proofErr w:type="gramStart"/>
      <w:r>
        <w:rPr>
          <w:rFonts w:ascii="Times Roman"/>
          <w:u w:color="000000"/>
        </w:rPr>
        <w:t>refinement</w:t>
      </w:r>
      <w:proofErr w:type="gramEnd"/>
      <w:r>
        <w:rPr>
          <w:rFonts w:ascii="Times Roman"/>
          <w:u w:color="000000"/>
        </w:rPr>
        <w:t xml:space="preserve"> in age of death reporting differentially refined more for women over time.</w:t>
      </w:r>
      <w:r>
        <w:rPr>
          <w:rFonts w:hAnsi="Times Roman"/>
          <w:u w:color="000000"/>
        </w:rPr>
        <w:t> </w:t>
      </w:r>
    </w:p>
    <w:p w14:paraId="091643A6" w14:textId="77777777" w:rsidR="00EE09A2" w:rsidRDefault="00FE26FD">
      <w:pPr>
        <w:pStyle w:val="Pardfaut"/>
        <w:rPr>
          <w:rFonts w:eastAsia="Helvetica" w:hAnsi="Helvetica" w:cs="Helvetica"/>
          <w:u w:color="000000"/>
        </w:rPr>
      </w:pPr>
      <w:proofErr w:type="gramStart"/>
      <w:r>
        <w:rPr>
          <w:rFonts w:ascii="Times Roman"/>
          <w:u w:color="000000"/>
        </w:rPr>
        <w:t>but</w:t>
      </w:r>
      <w:proofErr w:type="gramEnd"/>
      <w:r>
        <w:rPr>
          <w:rFonts w:ascii="Times Roman"/>
          <w:u w:color="000000"/>
        </w:rPr>
        <w:t xml:space="preserve"> how would this bias the result?</w:t>
      </w:r>
      <w:r>
        <w:rPr>
          <w:rFonts w:hAnsi="Times Roman"/>
          <w:u w:color="000000"/>
        </w:rPr>
        <w:t> </w:t>
      </w:r>
      <w:proofErr w:type="gramStart"/>
      <w:r>
        <w:rPr>
          <w:rFonts w:ascii="Times Roman"/>
          <w:u w:color="000000"/>
        </w:rPr>
        <w:t>perhaps</w:t>
      </w:r>
      <w:proofErr w:type="gramEnd"/>
      <w:r>
        <w:rPr>
          <w:rFonts w:ascii="Times Roman"/>
          <w:u w:color="000000"/>
        </w:rPr>
        <w:t xml:space="preserve"> this would have simply resulted in rounded </w:t>
      </w:r>
      <w:r>
        <w:rPr>
          <w:rFonts w:ascii="Times Roman"/>
          <w:u w:color="000000"/>
        </w:rPr>
        <w:t xml:space="preserve">estimates for women that became more exact, and that </w:t>
      </w:r>
      <w:proofErr w:type="spellStart"/>
      <w:r>
        <w:rPr>
          <w:rFonts w:ascii="Times Roman"/>
          <w:u w:color="000000"/>
        </w:rPr>
        <w:t>wouldn</w:t>
      </w:r>
      <w:proofErr w:type="spellEnd"/>
      <w:r>
        <w:rPr>
          <w:rFonts w:hAnsi="Times Roman"/>
          <w:u w:color="000000"/>
          <w:lang w:val="fr-FR"/>
        </w:rPr>
        <w:t>’</w:t>
      </w:r>
      <w:r>
        <w:rPr>
          <w:rFonts w:ascii="Times Roman"/>
          <w:u w:color="000000"/>
        </w:rPr>
        <w:t>t have resulted in the findings we see here)...</w:t>
      </w:r>
    </w:p>
    <w:p w14:paraId="362DFC8A" w14:textId="77777777" w:rsidR="00EE09A2" w:rsidRDefault="00EE09A2">
      <w:pPr>
        <w:pStyle w:val="Pardfaut"/>
        <w:rPr>
          <w:u w:color="000000"/>
        </w:rPr>
      </w:pPr>
    </w:p>
    <w:p w14:paraId="1D3E0DAE" w14:textId="77777777" w:rsidR="00EE09A2" w:rsidRDefault="00FE26FD">
      <w:pPr>
        <w:pStyle w:val="Pardfaut"/>
        <w:rPr>
          <w:rFonts w:eastAsia="Helvetica" w:hAnsi="Helvetica" w:cs="Helvetica"/>
          <w:u w:color="000000"/>
        </w:rPr>
      </w:pPr>
      <w:r>
        <w:rPr>
          <w:rFonts w:ascii="Times Roman"/>
          <w:u w:color="000000"/>
        </w:rPr>
        <w:t xml:space="preserve">2. Or, there could still be a </w:t>
      </w:r>
      <w:r>
        <w:rPr>
          <w:rFonts w:hAnsi="Times Roman"/>
          <w:u w:color="000000"/>
        </w:rPr>
        <w:t>‘</w:t>
      </w:r>
      <w:r>
        <w:rPr>
          <w:rFonts w:ascii="Times Roman"/>
          <w:u w:color="000000"/>
        </w:rPr>
        <w:t>natural / biological</w:t>
      </w:r>
      <w:r>
        <w:rPr>
          <w:rFonts w:hAnsi="Times Roman"/>
          <w:u w:color="000000"/>
          <w:lang w:val="fr-FR"/>
        </w:rPr>
        <w:t>’</w:t>
      </w:r>
      <w:r>
        <w:rPr>
          <w:rFonts w:hAnsi="Times Roman"/>
          <w:u w:color="000000"/>
          <w:lang w:val="fr-FR"/>
        </w:rPr>
        <w:t xml:space="preserve"> </w:t>
      </w:r>
      <w:r>
        <w:rPr>
          <w:rFonts w:ascii="Times Roman"/>
          <w:u w:color="000000"/>
        </w:rPr>
        <w:t xml:space="preserve">longevity advantage for women. If that were true then it could be that the period before the second World War was </w:t>
      </w:r>
      <w:r>
        <w:rPr>
          <w:rFonts w:hAnsi="Times Roman"/>
          <w:u w:color="000000"/>
        </w:rPr>
        <w:t>‘</w:t>
      </w:r>
      <w:r>
        <w:rPr>
          <w:rFonts w:ascii="Times Roman"/>
          <w:u w:color="000000"/>
        </w:rPr>
        <w:t>unnatural</w:t>
      </w:r>
      <w:r>
        <w:rPr>
          <w:rFonts w:hAnsi="Times Roman"/>
          <w:u w:color="000000"/>
          <w:lang w:val="fr-FR"/>
        </w:rPr>
        <w:t>’</w:t>
      </w:r>
      <w:r>
        <w:rPr>
          <w:rFonts w:hAnsi="Times Roman"/>
          <w:u w:color="000000"/>
          <w:lang w:val="fr-FR"/>
        </w:rPr>
        <w:t xml:space="preserve"> </w:t>
      </w:r>
      <w:r>
        <w:rPr>
          <w:rFonts w:ascii="Times Roman"/>
          <w:u w:color="000000"/>
        </w:rPr>
        <w:t xml:space="preserve">for women; that is, if women do have a natural longevity edge over men, then perhaps the pre-war period when women in the USA had </w:t>
      </w:r>
      <w:r>
        <w:rPr>
          <w:rFonts w:ascii="Times Roman"/>
          <w:u w:color="000000"/>
        </w:rPr>
        <w:t>far fewer rights relative to men was the high-risk period for women, negating their natural edge. Once equal rights had been better established, the natural advantage for women re-emerged.</w:t>
      </w:r>
      <w:r>
        <w:rPr>
          <w:rFonts w:hAnsi="Times Roman"/>
          <w:u w:color="000000"/>
        </w:rPr>
        <w:t> </w:t>
      </w:r>
    </w:p>
    <w:p w14:paraId="709F93FD" w14:textId="77777777" w:rsidR="00EE09A2" w:rsidRDefault="00EE09A2">
      <w:pPr>
        <w:pStyle w:val="Pardfaut"/>
        <w:rPr>
          <w:rFonts w:ascii="Times Roman" w:eastAsia="Times Roman" w:hAnsi="Times Roman" w:cs="Times Roman"/>
          <w:u w:color="000000"/>
        </w:rPr>
      </w:pPr>
    </w:p>
    <w:p w14:paraId="34FD5190" w14:textId="77777777" w:rsidR="00EE09A2" w:rsidRDefault="00FE26FD">
      <w:pPr>
        <w:pStyle w:val="Pardfaut"/>
        <w:rPr>
          <w:rFonts w:eastAsia="Helvetica" w:hAnsi="Helvetica" w:cs="Helvetica"/>
          <w:b/>
          <w:bCs/>
          <w:u w:color="000000"/>
        </w:rPr>
      </w:pPr>
      <w:r>
        <w:rPr>
          <w:rFonts w:ascii="Times Roman"/>
          <w:b/>
          <w:bCs/>
          <w:u w:color="000000"/>
        </w:rPr>
        <w:t>Implications</w:t>
      </w:r>
    </w:p>
    <w:p w14:paraId="752ED681" w14:textId="77777777" w:rsidR="00EE09A2" w:rsidRDefault="00EE09A2">
      <w:pPr>
        <w:pStyle w:val="Pardfaut"/>
        <w:rPr>
          <w:rFonts w:ascii="Times Roman" w:eastAsia="Times Roman" w:hAnsi="Times Roman" w:cs="Times Roman"/>
          <w:u w:color="000000"/>
        </w:rPr>
      </w:pPr>
    </w:p>
    <w:p w14:paraId="20E800DC" w14:textId="77777777" w:rsidR="00EE09A2" w:rsidRDefault="00FE26FD">
      <w:pPr>
        <w:pStyle w:val="Pardfaut"/>
        <w:rPr>
          <w:rFonts w:eastAsia="Helvetica" w:hAnsi="Helvetica" w:cs="Helvetica"/>
          <w:u w:color="000000"/>
        </w:rPr>
      </w:pPr>
      <w:r>
        <w:rPr>
          <w:rFonts w:ascii="Times Roman"/>
          <w:u w:color="000000"/>
        </w:rPr>
        <w:t>If it is a real result the peaks in excess male com</w:t>
      </w:r>
      <w:r>
        <w:rPr>
          <w:rFonts w:ascii="Times Roman"/>
          <w:u w:color="000000"/>
        </w:rPr>
        <w:t>pared to female mortality may represent points or periods in history when men experienced differential stress or threats to well-being, for example economic recessions within the context of male dominated economies.</w:t>
      </w:r>
    </w:p>
    <w:p w14:paraId="7F75C445" w14:textId="77777777" w:rsidR="00EE09A2" w:rsidRDefault="00EE09A2">
      <w:pPr>
        <w:pStyle w:val="Pardfaut"/>
        <w:rPr>
          <w:rFonts w:ascii="Times Roman" w:eastAsia="Times Roman" w:hAnsi="Times Roman" w:cs="Times Roman"/>
          <w:u w:color="000000"/>
        </w:rPr>
      </w:pPr>
    </w:p>
    <w:p w14:paraId="63F78ECA" w14:textId="77777777" w:rsidR="00EE09A2" w:rsidRDefault="00FE26FD">
      <w:pPr>
        <w:pStyle w:val="Pardfaut"/>
        <w:rPr>
          <w:rFonts w:eastAsia="Helvetica" w:hAnsi="Helvetica" w:cs="Helvetica"/>
          <w:u w:color="000000"/>
        </w:rPr>
      </w:pPr>
      <w:r>
        <w:rPr>
          <w:rFonts w:ascii="Times Roman"/>
          <w:u w:color="000000"/>
        </w:rPr>
        <w:t>First we should establish whether it is</w:t>
      </w:r>
      <w:r>
        <w:rPr>
          <w:rFonts w:ascii="Times Roman"/>
          <w:u w:color="000000"/>
        </w:rPr>
        <w:t xml:space="preserve"> true that sex differences in mortality are natural or not. This paper suggests that they are not natural differences but that they are the result of historical societal trends where men and women were differentially protected or stressed compared to each </w:t>
      </w:r>
      <w:r>
        <w:rPr>
          <w:rFonts w:ascii="Times Roman"/>
          <w:u w:color="000000"/>
        </w:rPr>
        <w:t>other. ?</w:t>
      </w:r>
    </w:p>
    <w:p w14:paraId="2B2DC1D0" w14:textId="77777777" w:rsidR="00EE09A2" w:rsidRDefault="00EE09A2">
      <w:pPr>
        <w:pStyle w:val="Pardfaut"/>
        <w:rPr>
          <w:rFonts w:ascii="Times Roman" w:eastAsia="Times Roman" w:hAnsi="Times Roman" w:cs="Times Roman"/>
          <w:u w:color="000000"/>
        </w:rPr>
      </w:pPr>
    </w:p>
    <w:p w14:paraId="157107A8" w14:textId="77777777" w:rsidR="00EE09A2" w:rsidRDefault="00FE26FD">
      <w:pPr>
        <w:pStyle w:val="Pardfaut"/>
        <w:rPr>
          <w:rFonts w:eastAsia="Helvetica" w:hAnsi="Helvetica" w:cs="Helvetica"/>
          <w:u w:color="000000"/>
        </w:rPr>
      </w:pPr>
      <w:r>
        <w:rPr>
          <w:rFonts w:ascii="Times Roman"/>
          <w:u w:color="000000"/>
        </w:rPr>
        <w:t>Second we should establish whether, if sex differences in mortality were truly a result of human activities and societal structures (or something else) rather than biology, or interacting with biology, whether this inequality in health between me</w:t>
      </w:r>
      <w:r>
        <w:rPr>
          <w:rFonts w:ascii="Times Roman"/>
          <w:u w:color="000000"/>
        </w:rPr>
        <w:t>n and women can be lessened and what activities would lead to longer healthy lives for men as well as for women.</w:t>
      </w:r>
    </w:p>
    <w:p w14:paraId="2C3F6943" w14:textId="77777777" w:rsidR="00EE09A2" w:rsidRDefault="00EE09A2">
      <w:pPr>
        <w:pStyle w:val="Pardfaut"/>
        <w:rPr>
          <w:rFonts w:ascii="Times Roman" w:eastAsia="Times Roman" w:hAnsi="Times Roman" w:cs="Times Roman"/>
          <w:u w:color="000000"/>
        </w:rPr>
      </w:pPr>
    </w:p>
    <w:p w14:paraId="17B5EFC8" w14:textId="77777777" w:rsidR="00EE09A2" w:rsidRDefault="00FE26FD">
      <w:pPr>
        <w:pStyle w:val="Pardfaut"/>
        <w:rPr>
          <w:rFonts w:eastAsia="Helvetica" w:hAnsi="Helvetica" w:cs="Helvetica"/>
          <w:u w:color="000000"/>
        </w:rPr>
      </w:pPr>
      <w:r>
        <w:rPr>
          <w:rFonts w:ascii="Times Roman"/>
          <w:u w:color="000000"/>
        </w:rPr>
        <w:t>Since there is evidence that women may be beginning to experience increased mortality due to less healthy behaviours such as smoking so that t</w:t>
      </w:r>
      <w:r>
        <w:rPr>
          <w:rFonts w:ascii="Times Roman"/>
          <w:u w:color="000000"/>
        </w:rPr>
        <w:t xml:space="preserve">heir mortality looks more similar to that of men, it is important to understand the baseline situation: is the difference a natural one or not? </w:t>
      </w:r>
      <w:proofErr w:type="gramStart"/>
      <w:r>
        <w:rPr>
          <w:rFonts w:ascii="Times Roman"/>
          <w:u w:color="000000"/>
        </w:rPr>
        <w:t>If it is a natural difference, then what caused men and women to have similar life expectancy before the World W</w:t>
      </w:r>
      <w:r>
        <w:rPr>
          <w:rFonts w:ascii="Times Roman"/>
          <w:u w:color="000000"/>
        </w:rPr>
        <w:t>ars?</w:t>
      </w:r>
      <w:proofErr w:type="gramEnd"/>
      <w:r>
        <w:rPr>
          <w:rFonts w:ascii="Times Roman"/>
          <w:u w:color="000000"/>
        </w:rPr>
        <w:t xml:space="preserve"> If it is not a natural difference, then what threats to healthy lives need to be identified to prevent this excess mortality in the future?</w:t>
      </w:r>
    </w:p>
    <w:p w14:paraId="39BC873A" w14:textId="77777777" w:rsidR="00EE09A2" w:rsidRDefault="00EE09A2">
      <w:pPr>
        <w:pStyle w:val="Pardfaut"/>
        <w:rPr>
          <w:rFonts w:ascii="Times Roman" w:eastAsia="Times Roman" w:hAnsi="Times Roman" w:cs="Times Roman"/>
          <w:u w:color="000000"/>
        </w:rPr>
      </w:pPr>
    </w:p>
    <w:p w14:paraId="109C7F0F" w14:textId="77777777" w:rsidR="00EE09A2" w:rsidRDefault="00EE09A2">
      <w:pPr>
        <w:pStyle w:val="Pardfaut"/>
        <w:rPr>
          <w:rFonts w:ascii="Times Roman" w:eastAsia="Times Roman" w:hAnsi="Times Roman" w:cs="Times Roman"/>
          <w:u w:color="000000"/>
        </w:rPr>
      </w:pPr>
    </w:p>
    <w:p w14:paraId="5EC324C2" w14:textId="77777777" w:rsidR="00EE09A2" w:rsidRDefault="00FE26FD">
      <w:pPr>
        <w:pStyle w:val="Pardfaut"/>
        <w:rPr>
          <w:rFonts w:eastAsia="Helvetica" w:hAnsi="Helvetica" w:cs="Helvetica"/>
          <w:u w:color="000000"/>
        </w:rPr>
      </w:pPr>
      <w:r>
        <w:rPr>
          <w:rFonts w:ascii="Times Roman"/>
          <w:b/>
          <w:bCs/>
          <w:u w:color="000000"/>
        </w:rPr>
        <w:t>Key message</w:t>
      </w:r>
      <w:r>
        <w:rPr>
          <w:rFonts w:ascii="Times Roman"/>
          <w:u w:color="000000"/>
        </w:rPr>
        <w:t>: The implication of this is that excess male mortality may not be inevitable, and that it was not</w:t>
      </w:r>
      <w:r>
        <w:rPr>
          <w:rFonts w:ascii="Times Roman"/>
          <w:u w:color="000000"/>
        </w:rPr>
        <w:t xml:space="preserve"> evident in the USA before </w:t>
      </w:r>
      <w:proofErr w:type="spellStart"/>
      <w:r>
        <w:rPr>
          <w:rFonts w:ascii="Times Roman"/>
          <w:u w:color="000000"/>
        </w:rPr>
        <w:t>before</w:t>
      </w:r>
      <w:proofErr w:type="spellEnd"/>
      <w:r>
        <w:rPr>
          <w:rFonts w:ascii="Times Roman"/>
          <w:u w:color="000000"/>
        </w:rPr>
        <w:t xml:space="preserve"> 1960, except during the end of both World Wars.</w:t>
      </w:r>
      <w:r>
        <w:rPr>
          <w:rFonts w:hAnsi="Times Roman"/>
          <w:u w:color="000000"/>
        </w:rPr>
        <w:t> </w:t>
      </w:r>
    </w:p>
    <w:p w14:paraId="7F661D29" w14:textId="77777777" w:rsidR="00EE09A2" w:rsidRDefault="00EE09A2">
      <w:pPr>
        <w:pStyle w:val="Pardfaut"/>
        <w:rPr>
          <w:u w:color="000000"/>
        </w:rPr>
      </w:pPr>
    </w:p>
    <w:p w14:paraId="0B79A350" w14:textId="77777777" w:rsidR="00EE09A2" w:rsidRDefault="00FE26FD">
      <w:pPr>
        <w:pStyle w:val="Pardfaut"/>
        <w:rPr>
          <w:rFonts w:eastAsia="Helvetica" w:hAnsi="Helvetica" w:cs="Helvetica"/>
          <w:b/>
          <w:bCs/>
          <w:u w:color="000000"/>
        </w:rPr>
      </w:pPr>
      <w:r>
        <w:rPr>
          <w:rFonts w:ascii="Times Roman"/>
          <w:b/>
          <w:bCs/>
          <w:u w:color="000000"/>
        </w:rPr>
        <w:t>References</w:t>
      </w:r>
    </w:p>
    <w:p w14:paraId="547AD973" w14:textId="77777777" w:rsidR="00EE09A2" w:rsidRDefault="00EE09A2">
      <w:pPr>
        <w:pStyle w:val="Pardfaut"/>
        <w:rPr>
          <w:rFonts w:ascii="Times Roman" w:eastAsia="Times Roman" w:hAnsi="Times Roman" w:cs="Times Roman"/>
          <w:u w:color="000000"/>
        </w:rPr>
      </w:pPr>
    </w:p>
    <w:p w14:paraId="07F5031F" w14:textId="77777777" w:rsidR="00EE09A2" w:rsidRDefault="00FE26FD">
      <w:pPr>
        <w:pStyle w:val="Pardfaut"/>
        <w:rPr>
          <w:rFonts w:eastAsia="Helvetica" w:hAnsi="Helvetica" w:cs="Helvetica"/>
          <w:u w:color="000000"/>
        </w:rPr>
      </w:pPr>
      <w:r>
        <w:rPr>
          <w:rFonts w:ascii="Times Roman"/>
          <w:u w:color="000000"/>
        </w:rPr>
        <w:t xml:space="preserve">1. Minton J, Vanderbloemen L, Dorling D. </w:t>
      </w:r>
      <w:proofErr w:type="spellStart"/>
      <w:r>
        <w:rPr>
          <w:rFonts w:ascii="Times Roman"/>
          <w:u w:color="000000"/>
        </w:rPr>
        <w:t>Visualising</w:t>
      </w:r>
      <w:proofErr w:type="spellEnd"/>
      <w:r>
        <w:rPr>
          <w:rFonts w:ascii="Times Roman"/>
          <w:u w:color="000000"/>
        </w:rPr>
        <w:t xml:space="preserve"> Europe's Demographic Scars with coplots and contour plot</w:t>
      </w:r>
      <w:r>
        <w:rPr>
          <w:rFonts w:ascii="Times Roman"/>
          <w:color w:val="222222"/>
          <w:u w:color="000000"/>
        </w:rPr>
        <w:t xml:space="preserve">s. International Journal of Epidemiology, </w:t>
      </w:r>
      <w:r>
        <w:rPr>
          <w:rFonts w:ascii="Times Roman"/>
          <w:color w:val="333200"/>
          <w:u w:color="000000"/>
        </w:rPr>
        <w:t>42 (4): 1</w:t>
      </w:r>
      <w:r>
        <w:rPr>
          <w:rFonts w:ascii="Times Roman"/>
          <w:color w:val="333200"/>
          <w:u w:color="000000"/>
        </w:rPr>
        <w:t xml:space="preserve">164-1176. </w:t>
      </w:r>
      <w:proofErr w:type="gramStart"/>
      <w:r>
        <w:rPr>
          <w:rFonts w:ascii="Times Roman"/>
          <w:u w:color="000000"/>
        </w:rPr>
        <w:t>doi</w:t>
      </w:r>
      <w:proofErr w:type="gramEnd"/>
      <w:r>
        <w:rPr>
          <w:rFonts w:ascii="Times Roman"/>
          <w:u w:color="000000"/>
        </w:rPr>
        <w:t>: 10.1093/</w:t>
      </w:r>
      <w:proofErr w:type="spellStart"/>
      <w:r>
        <w:rPr>
          <w:rFonts w:ascii="Times Roman"/>
          <w:u w:color="000000"/>
        </w:rPr>
        <w:t>ije</w:t>
      </w:r>
      <w:proofErr w:type="spellEnd"/>
      <w:r>
        <w:rPr>
          <w:rFonts w:ascii="Times Roman"/>
          <w:u w:color="000000"/>
        </w:rPr>
        <w:t>/dyt115. 04 August 2013.</w:t>
      </w:r>
    </w:p>
    <w:p w14:paraId="5D8576C7" w14:textId="77777777" w:rsidR="00EE09A2" w:rsidRDefault="00EE09A2">
      <w:pPr>
        <w:pStyle w:val="Pardfaut"/>
        <w:rPr>
          <w:rFonts w:ascii="Times Roman" w:eastAsia="Times Roman" w:hAnsi="Times Roman" w:cs="Times Roman"/>
          <w:u w:color="000000"/>
        </w:rPr>
      </w:pPr>
    </w:p>
    <w:p w14:paraId="642AAB2C" w14:textId="77777777" w:rsidR="00EE09A2" w:rsidRDefault="00FE26FD">
      <w:pPr>
        <w:pStyle w:val="Pardfaut"/>
        <w:rPr>
          <w:rFonts w:eastAsia="Helvetica" w:hAnsi="Helvetica" w:cs="Helvetica"/>
          <w:u w:color="000000"/>
        </w:rPr>
      </w:pPr>
      <w:r>
        <w:rPr>
          <w:rFonts w:ascii="Times Roman"/>
          <w:u w:color="000000"/>
          <w:lang w:val="fr-FR"/>
        </w:rPr>
        <w:t xml:space="preserve">2. </w:t>
      </w:r>
      <w:proofErr w:type="spellStart"/>
      <w:r>
        <w:rPr>
          <w:rFonts w:ascii="Times Roman"/>
          <w:u w:color="000000"/>
          <w:lang w:val="fr-FR"/>
        </w:rPr>
        <w:t>Minton</w:t>
      </w:r>
      <w:proofErr w:type="spellEnd"/>
      <w:r>
        <w:rPr>
          <w:rFonts w:ascii="Times Roman"/>
          <w:u w:color="000000"/>
          <w:lang w:val="fr-FR"/>
        </w:rPr>
        <w:t xml:space="preserve"> J 2014 SSTE article</w:t>
      </w:r>
    </w:p>
    <w:p w14:paraId="53F5B2FD" w14:textId="77777777" w:rsidR="00EE09A2" w:rsidRDefault="00EE09A2">
      <w:pPr>
        <w:pStyle w:val="Pardfaut"/>
        <w:rPr>
          <w:rFonts w:ascii="Times Roman" w:eastAsia="Times Roman" w:hAnsi="Times Roman" w:cs="Times Roman"/>
          <w:u w:color="000000"/>
        </w:rPr>
      </w:pPr>
    </w:p>
    <w:p w14:paraId="13E0855B" w14:textId="77777777" w:rsidR="00EE09A2" w:rsidRDefault="00FE26FD">
      <w:pPr>
        <w:pStyle w:val="Pardfaut"/>
        <w:rPr>
          <w:rFonts w:eastAsia="Helvetica" w:hAnsi="Helvetica" w:cs="Helvetica"/>
          <w:u w:color="000000"/>
        </w:rPr>
      </w:pPr>
      <w:r>
        <w:rPr>
          <w:rFonts w:ascii="Times Roman"/>
          <w:u w:color="000000"/>
        </w:rPr>
        <w:t xml:space="preserve">2. European Court of Justice. </w:t>
      </w:r>
      <w:proofErr w:type="gramStart"/>
      <w:r>
        <w:rPr>
          <w:rFonts w:ascii="Times Roman"/>
          <w:u w:color="000000"/>
        </w:rPr>
        <w:t>Gender Neutral Pricing of Life Insurance.</w:t>
      </w:r>
      <w:proofErr w:type="gramEnd"/>
      <w:r>
        <w:rPr>
          <w:rFonts w:ascii="Times Roman"/>
          <w:u w:color="000000"/>
        </w:rPr>
        <w:t xml:space="preserve"> 20/12/2012. Available at: </w:t>
      </w:r>
      <w:hyperlink r:id="rId7" w:history="1">
        <w:r>
          <w:rPr>
            <w:rStyle w:val="Hyperlink0"/>
            <w:rFonts w:ascii="Times Roman"/>
            <w:u w:color="000000"/>
          </w:rPr>
          <w:t>http://europa.eu/rapid/press-release_IP-12-1430_en.htm</w:t>
        </w:r>
      </w:hyperlink>
    </w:p>
    <w:p w14:paraId="2768A7B0" w14:textId="77777777" w:rsidR="00EE09A2" w:rsidRDefault="00EE09A2">
      <w:pPr>
        <w:pStyle w:val="Pardfaut"/>
        <w:rPr>
          <w:rFonts w:ascii="Times Roman" w:eastAsia="Times Roman" w:hAnsi="Times Roman" w:cs="Times Roman"/>
          <w:u w:color="000000"/>
        </w:rPr>
      </w:pPr>
    </w:p>
    <w:p w14:paraId="74F5C42E" w14:textId="77777777" w:rsidR="00EE09A2" w:rsidRDefault="00FE26FD">
      <w:pPr>
        <w:pStyle w:val="Pardfaut"/>
        <w:rPr>
          <w:rFonts w:ascii="Times Roman" w:eastAsia="Times Roman" w:hAnsi="Times Roman" w:cs="Times Roman"/>
          <w:u w:color="000000"/>
        </w:rPr>
      </w:pPr>
      <w:r>
        <w:rPr>
          <w:rFonts w:ascii="Times Roman"/>
          <w:u w:color="000000"/>
        </w:rPr>
        <w:t xml:space="preserve">3. </w:t>
      </w:r>
      <w:proofErr w:type="spellStart"/>
      <w:r>
        <w:rPr>
          <w:rFonts w:ascii="Times Roman"/>
          <w:u w:color="000000"/>
        </w:rPr>
        <w:t>Luy</w:t>
      </w:r>
      <w:proofErr w:type="spellEnd"/>
      <w:r>
        <w:rPr>
          <w:rFonts w:ascii="Times Roman"/>
          <w:u w:color="000000"/>
        </w:rPr>
        <w:t xml:space="preserve"> M, </w:t>
      </w:r>
      <w:proofErr w:type="spellStart"/>
      <w:r>
        <w:rPr>
          <w:rFonts w:ascii="Times Roman"/>
          <w:u w:color="000000"/>
        </w:rPr>
        <w:t>Gast</w:t>
      </w:r>
      <w:proofErr w:type="spellEnd"/>
      <w:r>
        <w:rPr>
          <w:rFonts w:ascii="Times Roman"/>
          <w:u w:color="000000"/>
        </w:rPr>
        <w:t xml:space="preserve"> K. Do women live longer or do men die earlier? </w:t>
      </w:r>
      <w:proofErr w:type="gramStart"/>
      <w:r>
        <w:rPr>
          <w:rFonts w:ascii="Times Roman"/>
          <w:u w:color="000000"/>
        </w:rPr>
        <w:t>Reflections on the causes of sex differences in life expectancy.</w:t>
      </w:r>
      <w:proofErr w:type="gramEnd"/>
      <w:r>
        <w:rPr>
          <w:rFonts w:ascii="Times Roman"/>
          <w:u w:color="000000"/>
        </w:rPr>
        <w:t xml:space="preserve"> Gerontology. 2014</w:t>
      </w:r>
      <w:proofErr w:type="gramStart"/>
      <w:r>
        <w:rPr>
          <w:rFonts w:ascii="Times Roman"/>
          <w:u w:color="000000"/>
        </w:rPr>
        <w:t>;60</w:t>
      </w:r>
      <w:proofErr w:type="gramEnd"/>
      <w:r>
        <w:rPr>
          <w:rFonts w:ascii="Times Roman"/>
          <w:u w:color="000000"/>
        </w:rPr>
        <w:t xml:space="preserve">(2):143-53. </w:t>
      </w:r>
      <w:proofErr w:type="gramStart"/>
      <w:r>
        <w:rPr>
          <w:rFonts w:ascii="Times Roman"/>
          <w:u w:color="000000"/>
        </w:rPr>
        <w:t>doi</w:t>
      </w:r>
      <w:proofErr w:type="gramEnd"/>
      <w:r>
        <w:rPr>
          <w:rFonts w:ascii="Times Roman"/>
          <w:u w:color="000000"/>
        </w:rPr>
        <w:t xml:space="preserve">: 10.1159/000355310. </w:t>
      </w:r>
      <w:proofErr w:type="spellStart"/>
      <w:proofErr w:type="gramStart"/>
      <w:r>
        <w:rPr>
          <w:rFonts w:ascii="Times Roman"/>
          <w:u w:color="000000"/>
        </w:rPr>
        <w:t>Epub</w:t>
      </w:r>
      <w:proofErr w:type="spellEnd"/>
      <w:r>
        <w:rPr>
          <w:rFonts w:ascii="Times Roman"/>
          <w:u w:color="000000"/>
        </w:rPr>
        <w:t xml:space="preserve"> 2013 Nov 28.</w:t>
      </w:r>
      <w:proofErr w:type="gramEnd"/>
    </w:p>
    <w:p w14:paraId="1374103A" w14:textId="77777777" w:rsidR="00EE09A2" w:rsidRDefault="00EE09A2">
      <w:pPr>
        <w:pStyle w:val="Pardfaut"/>
        <w:rPr>
          <w:rFonts w:ascii="Times Roman" w:eastAsia="Times Roman" w:hAnsi="Times Roman" w:cs="Times Roman"/>
          <w:u w:color="000000"/>
        </w:rPr>
      </w:pPr>
    </w:p>
    <w:p w14:paraId="669F29C1" w14:textId="77777777" w:rsidR="00EE09A2" w:rsidRDefault="00FE26FD">
      <w:pPr>
        <w:pStyle w:val="Pardfaut"/>
        <w:rPr>
          <w:rFonts w:eastAsia="Helvetica" w:hAnsi="Helvetica" w:cs="Helvetica"/>
          <w:u w:color="000000"/>
        </w:rPr>
      </w:pPr>
      <w:r>
        <w:rPr>
          <w:rFonts w:ascii="Times Roman"/>
          <w:u w:color="000000"/>
        </w:rPr>
        <w:t xml:space="preserve">4. Mayhew L and Smith D. Gender convergence in human survival and the postponement of death. </w:t>
      </w:r>
      <w:proofErr w:type="gramStart"/>
      <w:r>
        <w:rPr>
          <w:rFonts w:ascii="Times Roman"/>
          <w:u w:color="000000"/>
        </w:rPr>
        <w:t>North American Journal of Actuarial Sciences, 2013.</w:t>
      </w:r>
      <w:proofErr w:type="gramEnd"/>
      <w:r>
        <w:rPr>
          <w:rFonts w:ascii="Times Roman"/>
          <w:u w:color="000000"/>
        </w:rPr>
        <w:t xml:space="preserve"> Available at: http://www.cass.city.ac.uk/__data/assets/pdf_file/0008/141578/Les-Mayhew.pdf</w:t>
      </w:r>
    </w:p>
    <w:p w14:paraId="0311C328" w14:textId="77777777" w:rsidR="00EE09A2" w:rsidRDefault="00FE26FD">
      <w:pPr>
        <w:pStyle w:val="Pardfaut"/>
        <w:rPr>
          <w:rFonts w:eastAsia="Helvetica" w:hAnsi="Helvetica" w:cs="Helvetica"/>
          <w:color w:val="38751C"/>
          <w:u w:color="000000"/>
        </w:rPr>
      </w:pPr>
      <w:r>
        <w:rPr>
          <w:rFonts w:hAnsi="Times Roman"/>
          <w:u w:color="000000"/>
        </w:rPr>
        <w:t> </w:t>
      </w:r>
      <w:proofErr w:type="gramStart"/>
      <w:r>
        <w:rPr>
          <w:rFonts w:ascii="Times Roman"/>
          <w:color w:val="38751C"/>
          <w:u w:color="000000"/>
        </w:rPr>
        <w:t>[ this</w:t>
      </w:r>
      <w:proofErr w:type="gramEnd"/>
      <w:r>
        <w:rPr>
          <w:rFonts w:ascii="Times Roman"/>
          <w:color w:val="38751C"/>
          <w:u w:color="000000"/>
        </w:rPr>
        <w:t xml:space="preserve"> is the lin</w:t>
      </w:r>
      <w:r>
        <w:rPr>
          <w:rFonts w:ascii="Times Roman"/>
          <w:color w:val="38751C"/>
          <w:u w:color="000000"/>
        </w:rPr>
        <w:t>k to the slides presentation]</w:t>
      </w:r>
      <w:r>
        <w:rPr>
          <w:rFonts w:hAnsi="Times Roman"/>
          <w:color w:val="38751C"/>
          <w:u w:color="000000"/>
        </w:rPr>
        <w:t> </w:t>
      </w:r>
    </w:p>
    <w:p w14:paraId="5B789A8A" w14:textId="77777777" w:rsidR="00EE09A2" w:rsidRDefault="00EE09A2">
      <w:pPr>
        <w:pStyle w:val="Pardfaut"/>
        <w:rPr>
          <w:rFonts w:ascii="Times Roman" w:eastAsia="Times Roman" w:hAnsi="Times Roman" w:cs="Times Roman"/>
          <w:color w:val="38751C"/>
          <w:u w:color="000000"/>
        </w:rPr>
      </w:pPr>
    </w:p>
    <w:p w14:paraId="3CCD8524" w14:textId="77777777" w:rsidR="00EE09A2" w:rsidRDefault="00FE26FD">
      <w:pPr>
        <w:pStyle w:val="Pardfaut"/>
        <w:rPr>
          <w:rFonts w:eastAsia="Helvetica" w:hAnsi="Helvetica" w:cs="Helvetica"/>
          <w:u w:color="000000"/>
        </w:rPr>
      </w:pPr>
      <w:r>
        <w:rPr>
          <w:rFonts w:ascii="Times Roman"/>
          <w:color w:val="222222"/>
          <w:u w:color="000000"/>
        </w:rPr>
        <w:t>6.</w:t>
      </w:r>
      <w:r>
        <w:rPr>
          <w:rFonts w:hAnsi="Times Roman"/>
          <w:color w:val="222222"/>
          <w:u w:color="000000"/>
        </w:rPr>
        <w:t> </w:t>
      </w:r>
      <w:proofErr w:type="spellStart"/>
      <w:r>
        <w:rPr>
          <w:rFonts w:ascii="Times Roman"/>
          <w:color w:val="222222"/>
          <w:u w:color="000000"/>
        </w:rPr>
        <w:t>Sz</w:t>
      </w:r>
      <w:r>
        <w:rPr>
          <w:rFonts w:hAnsi="Times Roman"/>
          <w:color w:val="222222"/>
          <w:u w:color="000000"/>
        </w:rPr>
        <w:t>é</w:t>
      </w:r>
      <w:r>
        <w:rPr>
          <w:rFonts w:ascii="Times Roman"/>
          <w:color w:val="222222"/>
          <w:u w:color="000000"/>
          <w:lang w:val="de-DE"/>
        </w:rPr>
        <w:t>kely</w:t>
      </w:r>
      <w:proofErr w:type="spellEnd"/>
      <w:r>
        <w:rPr>
          <w:rFonts w:ascii="Times Roman"/>
          <w:color w:val="222222"/>
          <w:u w:color="000000"/>
          <w:lang w:val="de-DE"/>
        </w:rPr>
        <w:t xml:space="preserve"> T, </w:t>
      </w:r>
      <w:proofErr w:type="spellStart"/>
      <w:r>
        <w:rPr>
          <w:rFonts w:ascii="Times Roman"/>
          <w:color w:val="222222"/>
          <w:u w:color="000000"/>
          <w:lang w:val="de-DE"/>
        </w:rPr>
        <w:t>Liker</w:t>
      </w:r>
      <w:proofErr w:type="spellEnd"/>
      <w:r>
        <w:rPr>
          <w:rFonts w:ascii="Times Roman"/>
          <w:color w:val="222222"/>
          <w:u w:color="000000"/>
          <w:lang w:val="de-DE"/>
        </w:rPr>
        <w:t xml:space="preserve"> A, </w:t>
      </w:r>
      <w:proofErr w:type="spellStart"/>
      <w:r>
        <w:rPr>
          <w:rFonts w:ascii="Times Roman"/>
          <w:color w:val="222222"/>
          <w:u w:color="000000"/>
          <w:lang w:val="de-DE"/>
        </w:rPr>
        <w:t>Freckleton</w:t>
      </w:r>
      <w:proofErr w:type="spellEnd"/>
      <w:r>
        <w:rPr>
          <w:rFonts w:ascii="Times Roman"/>
          <w:color w:val="222222"/>
          <w:u w:color="000000"/>
          <w:lang w:val="de-DE"/>
        </w:rPr>
        <w:t xml:space="preserve"> RP, Fichtel C, Kappeler PM.</w:t>
      </w:r>
      <w:r>
        <w:rPr>
          <w:rFonts w:hAnsi="Times Roman"/>
          <w:color w:val="222222"/>
          <w:u w:color="000000"/>
        </w:rPr>
        <w:t> </w:t>
      </w:r>
      <w:r>
        <w:rPr>
          <w:rFonts w:ascii="Times Roman"/>
          <w:color w:val="222222"/>
          <w:u w:color="000000"/>
        </w:rPr>
        <w:t>Sex-biased survival predicts adult sex ratio variation in wild birds.</w:t>
      </w:r>
      <w:r>
        <w:rPr>
          <w:rFonts w:hAnsi="Times Roman"/>
          <w:color w:val="222222"/>
          <w:u w:color="000000"/>
        </w:rPr>
        <w:t> </w:t>
      </w:r>
      <w:r>
        <w:rPr>
          <w:rFonts w:ascii="Times Roman"/>
          <w:i/>
          <w:iCs/>
          <w:color w:val="222222"/>
          <w:u w:color="000000"/>
        </w:rPr>
        <w:t xml:space="preserve">Proc. R. Soc. B </w:t>
      </w:r>
      <w:r>
        <w:rPr>
          <w:rFonts w:ascii="Times Roman"/>
          <w:color w:val="222222"/>
          <w:u w:color="000000"/>
        </w:rPr>
        <w:t>2014 281, 20140342, published 25 June 2014</w:t>
      </w:r>
      <w:r>
        <w:rPr>
          <w:rFonts w:hAnsi="Times Roman"/>
          <w:color w:val="222222"/>
          <w:u w:color="000000"/>
        </w:rPr>
        <w:t> </w:t>
      </w:r>
    </w:p>
    <w:p w14:paraId="33797ADD" w14:textId="77777777" w:rsidR="00EE09A2" w:rsidRDefault="00EE09A2">
      <w:pPr>
        <w:pStyle w:val="Pardfaut"/>
        <w:rPr>
          <w:rFonts w:ascii="Times Roman" w:eastAsia="Times Roman" w:hAnsi="Times Roman" w:cs="Times Roman"/>
          <w:color w:val="38751C"/>
          <w:u w:color="000000"/>
        </w:rPr>
      </w:pPr>
    </w:p>
    <w:p w14:paraId="566B4062" w14:textId="77777777" w:rsidR="00EE09A2" w:rsidRDefault="00FE26FD">
      <w:pPr>
        <w:pStyle w:val="Pardfaut"/>
        <w:rPr>
          <w:rFonts w:eastAsia="Helvetica" w:hAnsi="Helvetica" w:cs="Helvetica"/>
          <w:u w:color="000000"/>
        </w:rPr>
      </w:pPr>
      <w:r>
        <w:rPr>
          <w:rFonts w:ascii="Times Roman"/>
          <w:color w:val="38751C"/>
          <w:u w:color="000000"/>
        </w:rPr>
        <w:t>5</w:t>
      </w:r>
      <w:r>
        <w:rPr>
          <w:rFonts w:ascii="Times Roman"/>
          <w:u w:color="000000"/>
        </w:rPr>
        <w:t xml:space="preserve">. National Center for Health </w:t>
      </w:r>
      <w:r>
        <w:rPr>
          <w:rFonts w:ascii="Times Roman"/>
          <w:u w:color="000000"/>
        </w:rPr>
        <w:t>Statistics. Health, United States, 2010: With Special Feature on Death and Dying. Hyattsville, MD. 2011.</w:t>
      </w:r>
    </w:p>
    <w:p w14:paraId="6B91D01B" w14:textId="77777777" w:rsidR="00EE09A2" w:rsidRDefault="00EE09A2">
      <w:pPr>
        <w:pStyle w:val="Pardfaut"/>
        <w:rPr>
          <w:rFonts w:ascii="Times Roman" w:eastAsia="Times Roman" w:hAnsi="Times Roman" w:cs="Times Roman"/>
          <w:u w:color="000000"/>
        </w:rPr>
      </w:pPr>
    </w:p>
    <w:p w14:paraId="53E99A36" w14:textId="77777777" w:rsidR="00EE09A2" w:rsidRDefault="00FE26FD">
      <w:pPr>
        <w:pStyle w:val="Pardfaut"/>
        <w:rPr>
          <w:rFonts w:eastAsia="Helvetica" w:hAnsi="Helvetica" w:cs="Helvetica"/>
          <w:u w:color="000000"/>
        </w:rPr>
      </w:pPr>
      <w:r>
        <w:rPr>
          <w:rFonts w:ascii="Times Roman"/>
          <w:u w:color="000000"/>
        </w:rPr>
        <w:t xml:space="preserve">6. Rigby JE, Dorling D. Mortality in relation to sex in the affluent world. J Epidemiol </w:t>
      </w:r>
      <w:proofErr w:type="spellStart"/>
      <w:r>
        <w:rPr>
          <w:rFonts w:ascii="Times Roman"/>
          <w:u w:color="000000"/>
        </w:rPr>
        <w:t>Commun</w:t>
      </w:r>
      <w:proofErr w:type="spellEnd"/>
      <w:r>
        <w:rPr>
          <w:rFonts w:ascii="Times Roman"/>
          <w:u w:color="000000"/>
        </w:rPr>
        <w:t xml:space="preserve"> Health 2007</w:t>
      </w:r>
      <w:proofErr w:type="gramStart"/>
      <w:r>
        <w:rPr>
          <w:rFonts w:ascii="Times Roman"/>
          <w:u w:color="000000"/>
        </w:rPr>
        <w:t>;61:159</w:t>
      </w:r>
      <w:proofErr w:type="gramEnd"/>
      <w:r>
        <w:rPr>
          <w:rFonts w:ascii="Times Roman"/>
          <w:u w:color="000000"/>
        </w:rPr>
        <w:t>-64.</w:t>
      </w:r>
    </w:p>
    <w:p w14:paraId="43CDF3F1" w14:textId="77777777" w:rsidR="00EE09A2" w:rsidRDefault="00EE09A2">
      <w:pPr>
        <w:pStyle w:val="Pardfaut"/>
        <w:rPr>
          <w:rFonts w:ascii="Times Roman" w:eastAsia="Times Roman" w:hAnsi="Times Roman" w:cs="Times Roman"/>
          <w:u w:color="000000"/>
        </w:rPr>
      </w:pPr>
    </w:p>
    <w:p w14:paraId="4F1434B9" w14:textId="77777777" w:rsidR="00EE09A2" w:rsidRDefault="00FE26FD">
      <w:pPr>
        <w:pStyle w:val="Pardfaut"/>
        <w:rPr>
          <w:rFonts w:eastAsia="Helvetica" w:hAnsi="Helvetica" w:cs="Helvetica"/>
          <w:u w:color="000000"/>
        </w:rPr>
      </w:pPr>
      <w:r>
        <w:rPr>
          <w:rFonts w:ascii="Times Roman"/>
          <w:u w:color="000000"/>
        </w:rPr>
        <w:t xml:space="preserve">7. Human Mortality Database. </w:t>
      </w:r>
      <w:proofErr w:type="gramStart"/>
      <w:r>
        <w:rPr>
          <w:rFonts w:ascii="Times Roman"/>
          <w:u w:color="000000"/>
        </w:rPr>
        <w:t>Un</w:t>
      </w:r>
      <w:r>
        <w:rPr>
          <w:rFonts w:ascii="Times Roman"/>
          <w:u w:color="000000"/>
        </w:rPr>
        <w:t>iversity of California, Berkeley (USA), and Max Plank Institute for Demographic Research (Germany).</w:t>
      </w:r>
      <w:proofErr w:type="gramEnd"/>
      <w:r>
        <w:rPr>
          <w:rFonts w:ascii="Times Roman"/>
          <w:u w:color="000000"/>
        </w:rPr>
        <w:t xml:space="preserve"> 2011. Available at </w:t>
      </w:r>
      <w:hyperlink r:id="rId8" w:history="1">
        <w:r>
          <w:rPr>
            <w:rStyle w:val="Hyperlink1"/>
            <w:rFonts w:ascii="Times Roman"/>
          </w:rPr>
          <w:t>www.mortality.org</w:t>
        </w:r>
      </w:hyperlink>
    </w:p>
    <w:p w14:paraId="553784AF" w14:textId="77777777" w:rsidR="00EE09A2" w:rsidRDefault="00EE09A2">
      <w:pPr>
        <w:pStyle w:val="Pardfaut"/>
        <w:rPr>
          <w:rFonts w:ascii="Times Roman" w:eastAsia="Times Roman" w:hAnsi="Times Roman" w:cs="Times Roman"/>
          <w:u w:color="000000"/>
        </w:rPr>
      </w:pPr>
    </w:p>
    <w:p w14:paraId="4DEA017E" w14:textId="77777777" w:rsidR="00EE09A2" w:rsidRDefault="00FE26FD">
      <w:pPr>
        <w:pStyle w:val="Pardfaut"/>
        <w:rPr>
          <w:rFonts w:eastAsia="Helvetica" w:hAnsi="Helvetica" w:cs="Helvetica"/>
          <w:u w:color="000000"/>
        </w:rPr>
      </w:pPr>
      <w:r>
        <w:rPr>
          <w:rFonts w:ascii="Times Roman"/>
          <w:u w:color="000000"/>
        </w:rPr>
        <w:t xml:space="preserve">8. BBC (2005) Vietnam War History [online] Available at: </w:t>
      </w:r>
      <w:r>
        <w:rPr>
          <w:rFonts w:hAnsi="Times Roman"/>
          <w:u w:color="000000"/>
        </w:rPr>
        <w:t> </w:t>
      </w:r>
      <w:r>
        <w:rPr>
          <w:rFonts w:ascii="Times Roman"/>
          <w:u w:color="000000"/>
        </w:rPr>
        <w:t>http://news.bbc.co</w:t>
      </w:r>
      <w:r>
        <w:rPr>
          <w:rFonts w:ascii="Times Roman"/>
          <w:u w:color="000000"/>
        </w:rPr>
        <w:t>.uk/1/shared/spl/hi/asia_pac/05/vietnam_war/html/introduction.stm [Accessed 5 August 2014].</w:t>
      </w:r>
    </w:p>
    <w:p w14:paraId="25482966" w14:textId="77777777" w:rsidR="00EE09A2" w:rsidRDefault="00EE09A2">
      <w:pPr>
        <w:pStyle w:val="Pardfaut"/>
        <w:rPr>
          <w:rFonts w:ascii="Times Roman" w:eastAsia="Times Roman" w:hAnsi="Times Roman" w:cs="Times Roman"/>
          <w:u w:color="000000"/>
        </w:rPr>
      </w:pPr>
    </w:p>
    <w:p w14:paraId="5C68F3BD" w14:textId="77777777" w:rsidR="00EE09A2" w:rsidRDefault="00FE26FD">
      <w:pPr>
        <w:pStyle w:val="Pardfaut"/>
        <w:rPr>
          <w:rFonts w:ascii="Times Roman" w:eastAsia="Times Roman" w:hAnsi="Times Roman" w:cs="Times Roman"/>
          <w:u w:color="000000"/>
        </w:rPr>
      </w:pPr>
      <w:r>
        <w:rPr>
          <w:rFonts w:ascii="Times Roman"/>
          <w:u w:color="000000"/>
        </w:rPr>
        <w:t xml:space="preserve">9. </w:t>
      </w:r>
      <w:proofErr w:type="spellStart"/>
      <w:r>
        <w:rPr>
          <w:rFonts w:ascii="Times Roman"/>
          <w:u w:color="000000"/>
        </w:rPr>
        <w:t>Marmar</w:t>
      </w:r>
      <w:proofErr w:type="spellEnd"/>
      <w:r>
        <w:rPr>
          <w:rFonts w:ascii="Times Roman"/>
          <w:u w:color="000000"/>
        </w:rPr>
        <w:t xml:space="preserve"> 2014 (forthcoming)</w:t>
      </w:r>
      <w:r>
        <w:rPr>
          <w:rFonts w:hAnsi="Times Roman"/>
          <w:u w:color="000000"/>
        </w:rPr>
        <w:t> </w:t>
      </w:r>
    </w:p>
    <w:p w14:paraId="415B70A7" w14:textId="77777777" w:rsidR="00EE09A2" w:rsidRDefault="00EE09A2">
      <w:pPr>
        <w:pStyle w:val="Pardfaut"/>
        <w:rPr>
          <w:rFonts w:ascii="Times Roman" w:eastAsia="Times Roman" w:hAnsi="Times Roman" w:cs="Times Roman"/>
          <w:u w:color="000000"/>
        </w:rPr>
      </w:pPr>
    </w:p>
    <w:p w14:paraId="6BFD8C15" w14:textId="77777777" w:rsidR="00EE09A2" w:rsidRDefault="00EE09A2">
      <w:pPr>
        <w:pStyle w:val="Pardfaut"/>
        <w:rPr>
          <w:rFonts w:ascii="Times Roman" w:eastAsia="Times Roman" w:hAnsi="Times Roman" w:cs="Times Roman"/>
          <w:u w:color="000000"/>
        </w:rPr>
      </w:pPr>
    </w:p>
    <w:p w14:paraId="78F40487" w14:textId="77777777" w:rsidR="00EE09A2" w:rsidRDefault="00FE26FD">
      <w:pPr>
        <w:pStyle w:val="Pardfaut"/>
        <w:rPr>
          <w:rFonts w:ascii="Times Roman" w:eastAsia="Times Roman" w:hAnsi="Times Roman" w:cs="Times Roman"/>
          <w:u w:color="000000"/>
        </w:rPr>
      </w:pPr>
      <w:r>
        <w:rPr>
          <w:rFonts w:ascii="Times Roman"/>
          <w:u w:color="000000"/>
        </w:rPr>
        <w:t>Figure 1: USA</w:t>
      </w:r>
      <w:r>
        <w:rPr>
          <w:rFonts w:ascii="Times Roman" w:eastAsia="Times Roman" w:hAnsi="Times Roman" w:cs="Times Roman"/>
          <w:noProof/>
          <w:u w:color="000000"/>
        </w:rPr>
        <w:drawing>
          <wp:inline distT="0" distB="0" distL="0" distR="0" wp14:anchorId="00B3CE3E" wp14:editId="0CFBBEA6">
            <wp:extent cx="5943600" cy="59436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jpg"/>
                    <pic:cNvPicPr/>
                  </pic:nvPicPr>
                  <pic:blipFill>
                    <a:blip r:embed="rId9">
                      <a:extLst/>
                    </a:blip>
                    <a:stretch>
                      <a:fillRect/>
                    </a:stretch>
                  </pic:blipFill>
                  <pic:spPr>
                    <a:xfrm>
                      <a:off x="0" y="0"/>
                      <a:ext cx="5943600" cy="5943600"/>
                    </a:xfrm>
                    <a:prstGeom prst="rect">
                      <a:avLst/>
                    </a:prstGeom>
                    <a:ln w="12700" cap="flat">
                      <a:noFill/>
                      <a:miter lim="400000"/>
                    </a:ln>
                    <a:effectLst/>
                  </pic:spPr>
                </pic:pic>
              </a:graphicData>
            </a:graphic>
          </wp:inline>
        </w:drawing>
      </w:r>
    </w:p>
    <w:p w14:paraId="445E9578" w14:textId="77777777" w:rsidR="00EE09A2" w:rsidRDefault="00FE26FD">
      <w:pPr>
        <w:pStyle w:val="normal0"/>
        <w:widowControl w:val="0"/>
      </w:pPr>
      <w:r>
        <w:rPr>
          <w:rFonts w:ascii="Times Roman" w:eastAsia="Times Roman" w:hAnsi="Times Roman" w:cs="Times Roman"/>
        </w:rPr>
        <w:br w:type="page"/>
      </w:r>
    </w:p>
    <w:p w14:paraId="7B99021E" w14:textId="77777777" w:rsidR="00EE09A2" w:rsidRDefault="00FE26FD">
      <w:pPr>
        <w:pStyle w:val="normal0"/>
        <w:widowControl w:val="0"/>
        <w:rPr>
          <w:rFonts w:ascii="Times Roman" w:eastAsia="Times Roman" w:hAnsi="Times Roman" w:cs="Times Roman"/>
        </w:rPr>
      </w:pPr>
      <w:r>
        <w:rPr>
          <w:rFonts w:ascii="Times Roman"/>
        </w:rPr>
        <w:t>Figure 2: USA + Canada</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680"/>
        <w:gridCol w:w="4680"/>
      </w:tblGrid>
      <w:tr w:rsidR="00EE09A2" w14:paraId="14B46325" w14:textId="77777777">
        <w:trPr>
          <w:trHeight w:val="5349"/>
        </w:trPr>
        <w:tc>
          <w:tcPr>
            <w:tcW w:w="4680" w:type="dxa"/>
            <w:tcBorders>
              <w:top w:val="nil"/>
              <w:left w:val="nil"/>
              <w:bottom w:val="nil"/>
              <w:right w:val="nil"/>
            </w:tcBorders>
            <w:shd w:val="clear" w:color="auto" w:fill="auto"/>
            <w:tcMar>
              <w:top w:w="80" w:type="dxa"/>
              <w:left w:w="80" w:type="dxa"/>
              <w:bottom w:w="80" w:type="dxa"/>
              <w:right w:w="80" w:type="dxa"/>
            </w:tcMar>
          </w:tcPr>
          <w:p w14:paraId="37F33DD2" w14:textId="77777777" w:rsidR="00EE09A2" w:rsidRDefault="00FE26FD">
            <w:pPr>
              <w:pStyle w:val="normal0"/>
              <w:widowControl w:val="0"/>
              <w:spacing w:line="240" w:lineRule="auto"/>
            </w:pPr>
            <w:r>
              <w:rPr>
                <w:noProof/>
              </w:rPr>
              <w:drawing>
                <wp:inline distT="0" distB="0" distL="0" distR="0" wp14:anchorId="30CD9A88" wp14:editId="5AAE2989">
                  <wp:extent cx="3367088" cy="3367088"/>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1.jpg"/>
                          <pic:cNvPicPr/>
                        </pic:nvPicPr>
                        <pic:blipFill>
                          <a:blip r:embed="rId9">
                            <a:extLst/>
                          </a:blip>
                          <a:stretch>
                            <a:fillRect/>
                          </a:stretch>
                        </pic:blipFill>
                        <pic:spPr>
                          <a:xfrm>
                            <a:off x="0" y="0"/>
                            <a:ext cx="3367088" cy="3367088"/>
                          </a:xfrm>
                          <a:prstGeom prst="rect">
                            <a:avLst/>
                          </a:prstGeom>
                          <a:ln w="12700" cap="flat">
                            <a:noFill/>
                            <a:miter lim="400000"/>
                          </a:ln>
                          <a:effectLst/>
                        </pic:spPr>
                      </pic:pic>
                    </a:graphicData>
                  </a:graphic>
                </wp:inline>
              </w:drawing>
            </w:r>
          </w:p>
        </w:tc>
        <w:tc>
          <w:tcPr>
            <w:tcW w:w="4680" w:type="dxa"/>
            <w:tcBorders>
              <w:top w:val="nil"/>
              <w:left w:val="nil"/>
              <w:bottom w:val="nil"/>
              <w:right w:val="nil"/>
            </w:tcBorders>
            <w:shd w:val="clear" w:color="auto" w:fill="auto"/>
            <w:tcMar>
              <w:top w:w="80" w:type="dxa"/>
              <w:left w:w="80" w:type="dxa"/>
              <w:bottom w:w="80" w:type="dxa"/>
              <w:right w:w="80" w:type="dxa"/>
            </w:tcMar>
          </w:tcPr>
          <w:p w14:paraId="09978420" w14:textId="77777777" w:rsidR="00EE09A2" w:rsidRDefault="00FE26FD">
            <w:pPr>
              <w:pStyle w:val="normal0"/>
              <w:widowControl w:val="0"/>
              <w:spacing w:line="240" w:lineRule="auto"/>
            </w:pPr>
            <w:r>
              <w:rPr>
                <w:noProof/>
              </w:rPr>
              <w:drawing>
                <wp:inline distT="0" distB="0" distL="0" distR="0" wp14:anchorId="667C51F5" wp14:editId="4A611CCA">
                  <wp:extent cx="3367088" cy="3367088"/>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2.jpg"/>
                          <pic:cNvPicPr/>
                        </pic:nvPicPr>
                        <pic:blipFill>
                          <a:blip r:embed="rId10">
                            <a:extLst/>
                          </a:blip>
                          <a:stretch>
                            <a:fillRect/>
                          </a:stretch>
                        </pic:blipFill>
                        <pic:spPr>
                          <a:xfrm>
                            <a:off x="0" y="0"/>
                            <a:ext cx="3367088" cy="3367088"/>
                          </a:xfrm>
                          <a:prstGeom prst="rect">
                            <a:avLst/>
                          </a:prstGeom>
                          <a:ln w="12700" cap="flat">
                            <a:noFill/>
                            <a:miter lim="400000"/>
                          </a:ln>
                          <a:effectLst/>
                        </pic:spPr>
                      </pic:pic>
                    </a:graphicData>
                  </a:graphic>
                </wp:inline>
              </w:drawing>
            </w:r>
          </w:p>
        </w:tc>
      </w:tr>
      <w:tr w:rsidR="00EE09A2" w14:paraId="0F8F0FEC" w14:textId="77777777">
        <w:trPr>
          <w:trHeight w:val="233"/>
        </w:trPr>
        <w:tc>
          <w:tcPr>
            <w:tcW w:w="4680" w:type="dxa"/>
            <w:tcBorders>
              <w:top w:val="nil"/>
              <w:left w:val="nil"/>
              <w:bottom w:val="nil"/>
              <w:right w:val="nil"/>
            </w:tcBorders>
            <w:shd w:val="clear" w:color="auto" w:fill="auto"/>
            <w:tcMar>
              <w:top w:w="80" w:type="dxa"/>
              <w:left w:w="80" w:type="dxa"/>
              <w:bottom w:w="80" w:type="dxa"/>
              <w:right w:w="80" w:type="dxa"/>
            </w:tcMar>
          </w:tcPr>
          <w:p w14:paraId="674C39A9" w14:textId="77777777" w:rsidR="00EE09A2" w:rsidRDefault="00EE09A2">
            <w:pPr>
              <w:pStyle w:val="normal0"/>
            </w:pPr>
          </w:p>
        </w:tc>
        <w:tc>
          <w:tcPr>
            <w:tcW w:w="4680" w:type="dxa"/>
            <w:tcBorders>
              <w:top w:val="nil"/>
              <w:left w:val="nil"/>
              <w:bottom w:val="nil"/>
              <w:right w:val="nil"/>
            </w:tcBorders>
            <w:shd w:val="clear" w:color="auto" w:fill="auto"/>
            <w:tcMar>
              <w:top w:w="80" w:type="dxa"/>
              <w:left w:w="80" w:type="dxa"/>
              <w:bottom w:w="80" w:type="dxa"/>
              <w:right w:w="80" w:type="dxa"/>
            </w:tcMar>
          </w:tcPr>
          <w:p w14:paraId="724D0393" w14:textId="77777777" w:rsidR="00EE09A2" w:rsidRDefault="00EE09A2">
            <w:pPr>
              <w:pStyle w:val="normal0"/>
            </w:pPr>
          </w:p>
        </w:tc>
      </w:tr>
    </w:tbl>
    <w:p w14:paraId="7E628B66" w14:textId="77777777" w:rsidR="00EE09A2" w:rsidRDefault="00FE26FD">
      <w:pPr>
        <w:pStyle w:val="normal0"/>
        <w:widowControl w:val="0"/>
      </w:pPr>
      <w:r>
        <w:rPr>
          <w:rFonts w:ascii="Times Roman" w:eastAsia="Times Roman" w:hAnsi="Times Roman" w:cs="Times Roman"/>
        </w:rPr>
        <w:br w:type="page"/>
      </w:r>
    </w:p>
    <w:p w14:paraId="258AD0E0" w14:textId="77777777" w:rsidR="00EE09A2" w:rsidRDefault="00FE26FD">
      <w:pPr>
        <w:pStyle w:val="normal0"/>
        <w:widowControl w:val="0"/>
        <w:rPr>
          <w:rFonts w:ascii="Times Roman" w:eastAsia="Times Roman" w:hAnsi="Times Roman" w:cs="Times Roman"/>
        </w:rPr>
      </w:pPr>
      <w:r>
        <w:rPr>
          <w:rFonts w:ascii="Times Roman"/>
        </w:rPr>
        <w:t xml:space="preserve">Figure 3: 4 other countries to compare (England + Wales, Scotland, </w:t>
      </w:r>
      <w:r>
        <w:rPr>
          <w:rFonts w:ascii="Times Roman"/>
        </w:rPr>
        <w:t>Germany/Denmark/Netherlands, France?)</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680"/>
        <w:gridCol w:w="4680"/>
      </w:tblGrid>
      <w:tr w:rsidR="00EE09A2" w14:paraId="7C918FFC" w14:textId="77777777">
        <w:trPr>
          <w:trHeight w:val="4527"/>
        </w:trPr>
        <w:tc>
          <w:tcPr>
            <w:tcW w:w="4680" w:type="dxa"/>
            <w:tcBorders>
              <w:top w:val="nil"/>
              <w:left w:val="nil"/>
              <w:bottom w:val="nil"/>
              <w:right w:val="nil"/>
            </w:tcBorders>
            <w:shd w:val="clear" w:color="auto" w:fill="auto"/>
            <w:tcMar>
              <w:top w:w="80" w:type="dxa"/>
              <w:left w:w="80" w:type="dxa"/>
              <w:bottom w:w="80" w:type="dxa"/>
              <w:right w:w="80" w:type="dxa"/>
            </w:tcMar>
          </w:tcPr>
          <w:p w14:paraId="597BEEED" w14:textId="77777777" w:rsidR="00EE09A2" w:rsidRDefault="00FE26FD">
            <w:pPr>
              <w:pStyle w:val="normal0"/>
              <w:widowControl w:val="0"/>
              <w:spacing w:line="240" w:lineRule="auto"/>
            </w:pPr>
            <w:r>
              <w:rPr>
                <w:noProof/>
              </w:rPr>
              <w:drawing>
                <wp:inline distT="0" distB="0" distL="0" distR="0" wp14:anchorId="0A9A43BC" wp14:editId="5B25284F">
                  <wp:extent cx="2838450" cy="28448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3.jpg"/>
                          <pic:cNvPicPr/>
                        </pic:nvPicPr>
                        <pic:blipFill>
                          <a:blip r:embed="rId11">
                            <a:extLst/>
                          </a:blip>
                          <a:stretch>
                            <a:fillRect/>
                          </a:stretch>
                        </pic:blipFill>
                        <pic:spPr>
                          <a:xfrm>
                            <a:off x="0" y="0"/>
                            <a:ext cx="2838450" cy="2844800"/>
                          </a:xfrm>
                          <a:prstGeom prst="rect">
                            <a:avLst/>
                          </a:prstGeom>
                          <a:ln w="12700" cap="flat">
                            <a:noFill/>
                            <a:miter lim="400000"/>
                          </a:ln>
                          <a:effectLst/>
                        </pic:spPr>
                      </pic:pic>
                    </a:graphicData>
                  </a:graphic>
                </wp:inline>
              </w:drawing>
            </w:r>
          </w:p>
        </w:tc>
        <w:tc>
          <w:tcPr>
            <w:tcW w:w="4680" w:type="dxa"/>
            <w:tcBorders>
              <w:top w:val="nil"/>
              <w:left w:val="nil"/>
              <w:bottom w:val="nil"/>
              <w:right w:val="nil"/>
            </w:tcBorders>
            <w:shd w:val="clear" w:color="auto" w:fill="auto"/>
            <w:tcMar>
              <w:top w:w="80" w:type="dxa"/>
              <w:left w:w="80" w:type="dxa"/>
              <w:bottom w:w="80" w:type="dxa"/>
              <w:right w:w="80" w:type="dxa"/>
            </w:tcMar>
          </w:tcPr>
          <w:p w14:paraId="0289D3DE" w14:textId="77777777" w:rsidR="00EE09A2" w:rsidRDefault="00FE26FD">
            <w:pPr>
              <w:pStyle w:val="normal0"/>
              <w:widowControl w:val="0"/>
              <w:spacing w:line="240" w:lineRule="auto"/>
            </w:pPr>
            <w:r>
              <w:rPr>
                <w:noProof/>
              </w:rPr>
              <w:drawing>
                <wp:inline distT="0" distB="0" distL="0" distR="0" wp14:anchorId="3B885490" wp14:editId="7820E76F">
                  <wp:extent cx="2838450" cy="28448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4.jpg"/>
                          <pic:cNvPicPr/>
                        </pic:nvPicPr>
                        <pic:blipFill>
                          <a:blip r:embed="rId12">
                            <a:extLst/>
                          </a:blip>
                          <a:stretch>
                            <a:fillRect/>
                          </a:stretch>
                        </pic:blipFill>
                        <pic:spPr>
                          <a:xfrm>
                            <a:off x="0" y="0"/>
                            <a:ext cx="2838450" cy="2844800"/>
                          </a:xfrm>
                          <a:prstGeom prst="rect">
                            <a:avLst/>
                          </a:prstGeom>
                          <a:ln w="12700" cap="flat">
                            <a:noFill/>
                            <a:miter lim="400000"/>
                          </a:ln>
                          <a:effectLst/>
                        </pic:spPr>
                      </pic:pic>
                    </a:graphicData>
                  </a:graphic>
                </wp:inline>
              </w:drawing>
            </w:r>
          </w:p>
        </w:tc>
      </w:tr>
      <w:tr w:rsidR="00EE09A2" w14:paraId="19F46683" w14:textId="77777777">
        <w:trPr>
          <w:trHeight w:val="4527"/>
        </w:trPr>
        <w:tc>
          <w:tcPr>
            <w:tcW w:w="4680" w:type="dxa"/>
            <w:tcBorders>
              <w:top w:val="nil"/>
              <w:left w:val="nil"/>
              <w:bottom w:val="nil"/>
              <w:right w:val="nil"/>
            </w:tcBorders>
            <w:shd w:val="clear" w:color="auto" w:fill="auto"/>
            <w:tcMar>
              <w:top w:w="80" w:type="dxa"/>
              <w:left w:w="80" w:type="dxa"/>
              <w:bottom w:w="80" w:type="dxa"/>
              <w:right w:w="80" w:type="dxa"/>
            </w:tcMar>
          </w:tcPr>
          <w:p w14:paraId="774DBA6C" w14:textId="77777777" w:rsidR="00EE09A2" w:rsidRDefault="00FE26FD">
            <w:pPr>
              <w:pStyle w:val="normal0"/>
              <w:widowControl w:val="0"/>
              <w:spacing w:line="240" w:lineRule="auto"/>
            </w:pPr>
            <w:r>
              <w:rPr>
                <w:noProof/>
              </w:rPr>
              <w:drawing>
                <wp:inline distT="0" distB="0" distL="0" distR="0" wp14:anchorId="215B8656" wp14:editId="4F3D5234">
                  <wp:extent cx="2838450" cy="28448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5.jpg"/>
                          <pic:cNvPicPr/>
                        </pic:nvPicPr>
                        <pic:blipFill>
                          <a:blip r:embed="rId13">
                            <a:extLst/>
                          </a:blip>
                          <a:stretch>
                            <a:fillRect/>
                          </a:stretch>
                        </pic:blipFill>
                        <pic:spPr>
                          <a:xfrm>
                            <a:off x="0" y="0"/>
                            <a:ext cx="2838450" cy="2844800"/>
                          </a:xfrm>
                          <a:prstGeom prst="rect">
                            <a:avLst/>
                          </a:prstGeom>
                          <a:ln w="12700" cap="flat">
                            <a:noFill/>
                            <a:miter lim="400000"/>
                          </a:ln>
                          <a:effectLst/>
                        </pic:spPr>
                      </pic:pic>
                    </a:graphicData>
                  </a:graphic>
                </wp:inline>
              </w:drawing>
            </w:r>
          </w:p>
        </w:tc>
        <w:tc>
          <w:tcPr>
            <w:tcW w:w="4680" w:type="dxa"/>
            <w:tcBorders>
              <w:top w:val="nil"/>
              <w:left w:val="nil"/>
              <w:bottom w:val="nil"/>
              <w:right w:val="nil"/>
            </w:tcBorders>
            <w:shd w:val="clear" w:color="auto" w:fill="auto"/>
            <w:tcMar>
              <w:top w:w="80" w:type="dxa"/>
              <w:left w:w="80" w:type="dxa"/>
              <w:bottom w:w="80" w:type="dxa"/>
              <w:right w:w="80" w:type="dxa"/>
            </w:tcMar>
          </w:tcPr>
          <w:p w14:paraId="7BF5A629" w14:textId="77777777" w:rsidR="00EE09A2" w:rsidRDefault="00FE26FD">
            <w:pPr>
              <w:pStyle w:val="normal0"/>
              <w:widowControl w:val="0"/>
              <w:spacing w:line="240" w:lineRule="auto"/>
            </w:pPr>
            <w:r>
              <w:rPr>
                <w:noProof/>
              </w:rPr>
              <w:drawing>
                <wp:inline distT="0" distB="0" distL="0" distR="0" wp14:anchorId="7E87813C" wp14:editId="2F75CDAA">
                  <wp:extent cx="2838450" cy="28448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6.jpg"/>
                          <pic:cNvPicPr/>
                        </pic:nvPicPr>
                        <pic:blipFill>
                          <a:blip r:embed="rId14">
                            <a:extLst/>
                          </a:blip>
                          <a:stretch>
                            <a:fillRect/>
                          </a:stretch>
                        </pic:blipFill>
                        <pic:spPr>
                          <a:xfrm>
                            <a:off x="0" y="0"/>
                            <a:ext cx="2838450" cy="2844800"/>
                          </a:xfrm>
                          <a:prstGeom prst="rect">
                            <a:avLst/>
                          </a:prstGeom>
                          <a:ln w="12700" cap="flat">
                            <a:noFill/>
                            <a:miter lim="400000"/>
                          </a:ln>
                          <a:effectLst/>
                        </pic:spPr>
                      </pic:pic>
                    </a:graphicData>
                  </a:graphic>
                </wp:inline>
              </w:drawing>
            </w:r>
          </w:p>
        </w:tc>
      </w:tr>
      <w:tr w:rsidR="00EE09A2" w14:paraId="1FABCAEB" w14:textId="77777777">
        <w:trPr>
          <w:trHeight w:val="233"/>
        </w:trPr>
        <w:tc>
          <w:tcPr>
            <w:tcW w:w="4680" w:type="dxa"/>
            <w:tcBorders>
              <w:top w:val="nil"/>
              <w:left w:val="nil"/>
              <w:bottom w:val="nil"/>
              <w:right w:val="nil"/>
            </w:tcBorders>
            <w:shd w:val="clear" w:color="auto" w:fill="auto"/>
            <w:tcMar>
              <w:top w:w="80" w:type="dxa"/>
              <w:left w:w="80" w:type="dxa"/>
              <w:bottom w:w="80" w:type="dxa"/>
              <w:right w:w="80" w:type="dxa"/>
            </w:tcMar>
          </w:tcPr>
          <w:p w14:paraId="500D6D8E" w14:textId="77777777" w:rsidR="00EE09A2" w:rsidRDefault="00EE09A2">
            <w:pPr>
              <w:pStyle w:val="normal0"/>
            </w:pPr>
          </w:p>
        </w:tc>
        <w:tc>
          <w:tcPr>
            <w:tcW w:w="4680" w:type="dxa"/>
            <w:tcBorders>
              <w:top w:val="nil"/>
              <w:left w:val="nil"/>
              <w:bottom w:val="nil"/>
              <w:right w:val="nil"/>
            </w:tcBorders>
            <w:shd w:val="clear" w:color="auto" w:fill="auto"/>
            <w:tcMar>
              <w:top w:w="80" w:type="dxa"/>
              <w:left w:w="80" w:type="dxa"/>
              <w:bottom w:w="80" w:type="dxa"/>
              <w:right w:w="80" w:type="dxa"/>
            </w:tcMar>
          </w:tcPr>
          <w:p w14:paraId="2E30C2BE" w14:textId="77777777" w:rsidR="00EE09A2" w:rsidRDefault="00EE09A2">
            <w:pPr>
              <w:pStyle w:val="normal0"/>
            </w:pPr>
          </w:p>
        </w:tc>
      </w:tr>
    </w:tbl>
    <w:p w14:paraId="1C944F52" w14:textId="77777777" w:rsidR="00EE09A2" w:rsidRDefault="00EE09A2">
      <w:pPr>
        <w:pStyle w:val="normal0"/>
        <w:widowControl w:val="0"/>
      </w:pPr>
    </w:p>
    <w:sectPr w:rsidR="00EE09A2">
      <w:headerReference w:type="default" r:id="rId15"/>
      <w:footerReference w:type="default" r:id="rId16"/>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D2062D" w14:textId="77777777" w:rsidR="00000000" w:rsidRDefault="00FE26FD">
      <w:r>
        <w:separator/>
      </w:r>
    </w:p>
  </w:endnote>
  <w:endnote w:type="continuationSeparator" w:id="0">
    <w:p w14:paraId="43EB7C08" w14:textId="77777777" w:rsidR="00000000" w:rsidRDefault="00FE26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Roman">
    <w:altName w:val="Times New Roman"/>
    <w:charset w:val="0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24932" w14:textId="77777777" w:rsidR="00EE09A2" w:rsidRDefault="00FE26FD">
    <w:pPr>
      <w:pStyle w:val="En-tte"/>
      <w:tabs>
        <w:tab w:val="clear" w:pos="9020"/>
        <w:tab w:val="center" w:pos="4819"/>
        <w:tab w:val="right" w:pos="9638"/>
      </w:tabs>
    </w:pPr>
    <w:r>
      <w:rPr>
        <w:sz w:val="16"/>
        <w:szCs w:val="16"/>
      </w:rPr>
      <w:tab/>
    </w:r>
    <w:r>
      <w:rPr>
        <w:sz w:val="16"/>
        <w:szCs w:val="16"/>
      </w:rPr>
      <w:tab/>
    </w:r>
    <w:r>
      <w:rPr>
        <w:sz w:val="16"/>
        <w:szCs w:val="16"/>
      </w:rPr>
      <w:fldChar w:fldCharType="begin"/>
    </w:r>
    <w:r>
      <w:rPr>
        <w:sz w:val="16"/>
        <w:szCs w:val="16"/>
      </w:rPr>
      <w:instrText xml:space="preserve"> PAGE </w:instrText>
    </w:r>
    <w:r>
      <w:rPr>
        <w:sz w:val="16"/>
        <w:szCs w:val="16"/>
      </w:rPr>
      <w:fldChar w:fldCharType="separate"/>
    </w:r>
    <w:r>
      <w:rPr>
        <w:noProof/>
        <w:sz w:val="16"/>
        <w:szCs w:val="16"/>
      </w:rPr>
      <w:t>5</w:t>
    </w:r>
    <w:r>
      <w:rPr>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5FB7C4" w14:textId="77777777" w:rsidR="00000000" w:rsidRDefault="00FE26FD">
      <w:r>
        <w:separator/>
      </w:r>
    </w:p>
  </w:footnote>
  <w:footnote w:type="continuationSeparator" w:id="0">
    <w:p w14:paraId="7AC92865" w14:textId="77777777" w:rsidR="00000000" w:rsidRDefault="00FE26F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7CAB97" w14:textId="77777777" w:rsidR="00EE09A2" w:rsidRDefault="00EE09A2">
    <w:pPr>
      <w:pStyle w:val="norm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E09A2"/>
    <w:rsid w:val="00EE09A2"/>
    <w:rsid w:val="00FE26F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8E8A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pPr>
    <w:rPr>
      <w:rFonts w:ascii="Arial" w:eastAsia="Arial" w:hAnsi="Arial" w:cs="Arial"/>
      <w:color w:val="000000"/>
      <w:sz w:val="22"/>
      <w:szCs w:val="22"/>
      <w:u w:color="000000"/>
      <w:lang w:val="en-US"/>
    </w:rPr>
  </w:style>
  <w:style w:type="character" w:styleId="Hyperlink">
    <w:name w:val="Hyperlink"/>
    <w:rPr>
      <w:u w:val="single"/>
    </w:rPr>
  </w:style>
  <w:style w:type="paragraph" w:customStyle="1" w:styleId="En-tte">
    <w:name w:val="En-tête"/>
    <w:pPr>
      <w:tabs>
        <w:tab w:val="right" w:pos="9020"/>
      </w:tabs>
    </w:pPr>
    <w:rPr>
      <w:rFonts w:ascii="Helvetica" w:hAnsi="Arial Unicode MS" w:cs="Arial Unicode MS"/>
      <w:color w:val="000000"/>
      <w:sz w:val="24"/>
      <w:szCs w:val="24"/>
    </w:rPr>
  </w:style>
  <w:style w:type="paragraph" w:customStyle="1" w:styleId="Pardfaut">
    <w:name w:val="Par défaut"/>
    <w:rPr>
      <w:rFonts w:ascii="Helvetica" w:hAnsi="Arial Unicode MS" w:cs="Arial Unicode MS"/>
      <w:color w:val="000000"/>
      <w:sz w:val="22"/>
      <w:szCs w:val="22"/>
      <w:lang w:val="en-US"/>
    </w:rPr>
  </w:style>
  <w:style w:type="character" w:customStyle="1" w:styleId="Aucun">
    <w:name w:val="Aucun"/>
  </w:style>
  <w:style w:type="character" w:customStyle="1" w:styleId="Hyperlink0">
    <w:name w:val="Hyperlink.0"/>
    <w:basedOn w:val="Aucun"/>
    <w:rPr>
      <w:color w:val="1154CB"/>
    </w:rPr>
  </w:style>
  <w:style w:type="character" w:customStyle="1" w:styleId="Hyperlink1">
    <w:name w:val="Hyperlink.1"/>
    <w:basedOn w:val="Aucun"/>
    <w:rPr>
      <w:color w:val="032EED"/>
      <w:u w:val="single" w:color="032EED"/>
    </w:rPr>
  </w:style>
  <w:style w:type="paragraph" w:styleId="BalloonText">
    <w:name w:val="Balloon Text"/>
    <w:basedOn w:val="Normal"/>
    <w:link w:val="BalloonTextChar"/>
    <w:uiPriority w:val="99"/>
    <w:semiHidden/>
    <w:unhideWhenUsed/>
    <w:rsid w:val="00FE26F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26F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pPr>
    <w:rPr>
      <w:rFonts w:ascii="Arial" w:eastAsia="Arial" w:hAnsi="Arial" w:cs="Arial"/>
      <w:color w:val="000000"/>
      <w:sz w:val="22"/>
      <w:szCs w:val="22"/>
      <w:u w:color="000000"/>
      <w:lang w:val="en-US"/>
    </w:rPr>
  </w:style>
  <w:style w:type="character" w:styleId="Hyperlink">
    <w:name w:val="Hyperlink"/>
    <w:rPr>
      <w:u w:val="single"/>
    </w:rPr>
  </w:style>
  <w:style w:type="paragraph" w:customStyle="1" w:styleId="En-tte">
    <w:name w:val="En-tête"/>
    <w:pPr>
      <w:tabs>
        <w:tab w:val="right" w:pos="9020"/>
      </w:tabs>
    </w:pPr>
    <w:rPr>
      <w:rFonts w:ascii="Helvetica" w:hAnsi="Arial Unicode MS" w:cs="Arial Unicode MS"/>
      <w:color w:val="000000"/>
      <w:sz w:val="24"/>
      <w:szCs w:val="24"/>
    </w:rPr>
  </w:style>
  <w:style w:type="paragraph" w:customStyle="1" w:styleId="Pardfaut">
    <w:name w:val="Par défaut"/>
    <w:rPr>
      <w:rFonts w:ascii="Helvetica" w:hAnsi="Arial Unicode MS" w:cs="Arial Unicode MS"/>
      <w:color w:val="000000"/>
      <w:sz w:val="22"/>
      <w:szCs w:val="22"/>
      <w:lang w:val="en-US"/>
    </w:rPr>
  </w:style>
  <w:style w:type="character" w:customStyle="1" w:styleId="Aucun">
    <w:name w:val="Aucun"/>
  </w:style>
  <w:style w:type="character" w:customStyle="1" w:styleId="Hyperlink0">
    <w:name w:val="Hyperlink.0"/>
    <w:basedOn w:val="Aucun"/>
    <w:rPr>
      <w:color w:val="1154CB"/>
    </w:rPr>
  </w:style>
  <w:style w:type="character" w:customStyle="1" w:styleId="Hyperlink1">
    <w:name w:val="Hyperlink.1"/>
    <w:basedOn w:val="Aucun"/>
    <w:rPr>
      <w:color w:val="032EED"/>
      <w:u w:val="single" w:color="032EED"/>
    </w:rPr>
  </w:style>
  <w:style w:type="paragraph" w:styleId="BalloonText">
    <w:name w:val="Balloon Text"/>
    <w:basedOn w:val="Normal"/>
    <w:link w:val="BalloonTextChar"/>
    <w:uiPriority w:val="99"/>
    <w:semiHidden/>
    <w:unhideWhenUsed/>
    <w:rsid w:val="00FE26F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26F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europa.eu/rapid/press-release_IP-12-1430_en.htm" TargetMode="External"/><Relationship Id="rId8" Type="http://schemas.openxmlformats.org/officeDocument/2006/relationships/hyperlink" Target="http://www.mortality.org/" TargetMode="External"/><Relationship Id="rId9" Type="http://schemas.openxmlformats.org/officeDocument/2006/relationships/image" Target="media/image1.jpeg"/><Relationship Id="rId10" Type="http://schemas.openxmlformats.org/officeDocument/2006/relationships/image" Target="media/image2.jpeg"/></Relationships>
</file>

<file path=word/theme/_rels/theme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8</Pages>
  <Words>2404</Words>
  <Characters>13706</Characters>
  <Application>Microsoft Macintosh Word</Application>
  <DocSecurity>0</DocSecurity>
  <Lines>114</Lines>
  <Paragraphs>32</Paragraphs>
  <ScaleCrop>false</ScaleCrop>
  <Company>University of Oxford</Company>
  <LinksUpToDate>false</LinksUpToDate>
  <CharactersWithSpaces>16078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Danny Dorling</cp:lastModifiedBy>
  <cp:revision>2</cp:revision>
  <dcterms:created xsi:type="dcterms:W3CDTF">2014-08-11T17:59:00Z</dcterms:created>
  <dcterms:modified xsi:type="dcterms:W3CDTF">2014-08-11T18:05:00Z</dcterms:modified>
</cp:coreProperties>
</file>